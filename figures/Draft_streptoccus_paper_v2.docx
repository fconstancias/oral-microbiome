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90FBF" w14:textId="10CBBF08" w:rsidR="00556D2E" w:rsidRPr="00556D2E" w:rsidRDefault="00675128" w:rsidP="00986376">
      <w:pPr>
        <w:spacing w:line="360" w:lineRule="auto"/>
        <w:rPr>
          <w:b/>
          <w:sz w:val="24"/>
          <w:szCs w:val="24"/>
        </w:rPr>
      </w:pPr>
      <w:r>
        <w:rPr>
          <w:b/>
          <w:sz w:val="24"/>
          <w:szCs w:val="24"/>
        </w:rPr>
        <w:t>Transcriptional</w:t>
      </w:r>
      <w:r w:rsidR="000C679C">
        <w:rPr>
          <w:b/>
          <w:sz w:val="24"/>
          <w:szCs w:val="24"/>
        </w:rPr>
        <w:t xml:space="preserve"> activity of </w:t>
      </w:r>
      <w:r w:rsidR="00556D2E" w:rsidRPr="00556D2E">
        <w:rPr>
          <w:b/>
          <w:sz w:val="24"/>
          <w:szCs w:val="24"/>
        </w:rPr>
        <w:t xml:space="preserve">predominant </w:t>
      </w:r>
      <w:r w:rsidR="00556D2E" w:rsidRPr="002D1602">
        <w:rPr>
          <w:b/>
          <w:i/>
          <w:sz w:val="24"/>
          <w:szCs w:val="24"/>
        </w:rPr>
        <w:t>Streptococcus</w:t>
      </w:r>
      <w:r w:rsidR="00556D2E" w:rsidRPr="00556D2E">
        <w:rPr>
          <w:b/>
          <w:sz w:val="24"/>
          <w:szCs w:val="24"/>
        </w:rPr>
        <w:t xml:space="preserve"> species</w:t>
      </w:r>
      <w:r>
        <w:rPr>
          <w:b/>
          <w:sz w:val="24"/>
          <w:szCs w:val="24"/>
        </w:rPr>
        <w:t xml:space="preserve"> at multiple oral sites</w:t>
      </w:r>
      <w:r w:rsidR="000C679C">
        <w:rPr>
          <w:b/>
          <w:sz w:val="24"/>
          <w:szCs w:val="24"/>
        </w:rPr>
        <w:t xml:space="preserve"> </w:t>
      </w:r>
      <w:proofErr w:type="gramStart"/>
      <w:r w:rsidR="00D37FB4">
        <w:rPr>
          <w:b/>
          <w:sz w:val="24"/>
          <w:szCs w:val="24"/>
        </w:rPr>
        <w:t>reflect</w:t>
      </w:r>
      <w:proofErr w:type="gramEnd"/>
      <w:r w:rsidR="00D37FB4">
        <w:rPr>
          <w:b/>
          <w:sz w:val="24"/>
          <w:szCs w:val="24"/>
        </w:rPr>
        <w:t xml:space="preserve"> oral health status</w:t>
      </w:r>
      <w:r w:rsidR="000C679C">
        <w:rPr>
          <w:b/>
          <w:sz w:val="24"/>
          <w:szCs w:val="24"/>
        </w:rPr>
        <w:t>.</w:t>
      </w:r>
    </w:p>
    <w:p w14:paraId="7B9E06AC" w14:textId="77777777" w:rsidR="00556D2E" w:rsidRPr="005108BC" w:rsidRDefault="005108BC" w:rsidP="00986376">
      <w:pPr>
        <w:spacing w:line="360" w:lineRule="auto"/>
        <w:rPr>
          <w:sz w:val="20"/>
          <w:szCs w:val="20"/>
          <w:vertAlign w:val="superscript"/>
        </w:rPr>
      </w:pPr>
      <w:r w:rsidRPr="005108BC">
        <w:rPr>
          <w:sz w:val="20"/>
          <w:szCs w:val="20"/>
        </w:rPr>
        <w:t>Daniel Belstrøm</w:t>
      </w:r>
      <w:r w:rsidRPr="005108BC">
        <w:rPr>
          <w:sz w:val="20"/>
          <w:szCs w:val="20"/>
          <w:vertAlign w:val="superscript"/>
        </w:rPr>
        <w:t>1*</w:t>
      </w:r>
      <w:r w:rsidRPr="005108BC">
        <w:rPr>
          <w:sz w:val="20"/>
          <w:szCs w:val="20"/>
        </w:rPr>
        <w:t>, Florentin Constancias</w:t>
      </w:r>
      <w:r w:rsidRPr="005108BC">
        <w:rPr>
          <w:sz w:val="20"/>
          <w:szCs w:val="20"/>
          <w:vertAlign w:val="superscript"/>
        </w:rPr>
        <w:t>2</w:t>
      </w:r>
      <w:r>
        <w:rPr>
          <w:sz w:val="20"/>
          <w:szCs w:val="20"/>
          <w:vertAlign w:val="superscript"/>
        </w:rPr>
        <w:t>,3</w:t>
      </w:r>
      <w:r w:rsidRPr="005108BC">
        <w:rPr>
          <w:sz w:val="20"/>
          <w:szCs w:val="20"/>
          <w:vertAlign w:val="superscript"/>
        </w:rPr>
        <w:t>*</w:t>
      </w:r>
      <w:r w:rsidRPr="005108BC">
        <w:rPr>
          <w:sz w:val="20"/>
          <w:szCs w:val="20"/>
        </w:rPr>
        <w:t>,</w:t>
      </w:r>
      <w:r w:rsidR="00986376">
        <w:rPr>
          <w:sz w:val="20"/>
          <w:szCs w:val="20"/>
        </w:rPr>
        <w:t xml:space="preserve"> Merete Markvart</w:t>
      </w:r>
      <w:r w:rsidR="00986376">
        <w:rPr>
          <w:sz w:val="20"/>
          <w:szCs w:val="20"/>
          <w:vertAlign w:val="superscript"/>
        </w:rPr>
        <w:t>1</w:t>
      </w:r>
      <w:r w:rsidR="00986376">
        <w:rPr>
          <w:sz w:val="20"/>
          <w:szCs w:val="20"/>
        </w:rPr>
        <w:t>,</w:t>
      </w:r>
      <w:r w:rsidRPr="005108BC">
        <w:rPr>
          <w:sz w:val="20"/>
          <w:szCs w:val="20"/>
        </w:rPr>
        <w:t xml:space="preserve"> Martin Sikora</w:t>
      </w:r>
      <w:r>
        <w:rPr>
          <w:sz w:val="20"/>
          <w:szCs w:val="20"/>
          <w:vertAlign w:val="superscript"/>
        </w:rPr>
        <w:t>4</w:t>
      </w:r>
      <w:r w:rsidRPr="005108BC">
        <w:rPr>
          <w:sz w:val="20"/>
          <w:szCs w:val="20"/>
        </w:rPr>
        <w:t>,</w:t>
      </w:r>
      <w:r w:rsidR="00986376">
        <w:rPr>
          <w:sz w:val="20"/>
          <w:szCs w:val="20"/>
        </w:rPr>
        <w:t xml:space="preserve"> Christiane Elisabeth Sørensen</w:t>
      </w:r>
      <w:r w:rsidR="00986376">
        <w:rPr>
          <w:sz w:val="20"/>
          <w:szCs w:val="20"/>
          <w:vertAlign w:val="superscript"/>
        </w:rPr>
        <w:t>1</w:t>
      </w:r>
      <w:r w:rsidR="00986376">
        <w:rPr>
          <w:sz w:val="20"/>
          <w:szCs w:val="20"/>
        </w:rPr>
        <w:t>,</w:t>
      </w:r>
      <w:r w:rsidRPr="005108BC">
        <w:rPr>
          <w:sz w:val="20"/>
          <w:szCs w:val="20"/>
        </w:rPr>
        <w:t xml:space="preserve"> Michael Givskov</w:t>
      </w:r>
      <w:r>
        <w:rPr>
          <w:sz w:val="20"/>
          <w:szCs w:val="20"/>
          <w:vertAlign w:val="superscript"/>
        </w:rPr>
        <w:t>3,5</w:t>
      </w:r>
    </w:p>
    <w:p w14:paraId="7872F116" w14:textId="3B0148C3" w:rsidR="005108BC" w:rsidRPr="005108BC" w:rsidRDefault="005108BC" w:rsidP="00986376">
      <w:pPr>
        <w:spacing w:line="360" w:lineRule="auto"/>
        <w:rPr>
          <w:rFonts w:cstheme="minorHAnsi"/>
        </w:rPr>
      </w:pPr>
      <w:r w:rsidRPr="005108BC">
        <w:rPr>
          <w:rFonts w:cstheme="minorHAnsi"/>
        </w:rPr>
        <w:t>1:</w:t>
      </w:r>
      <w:r w:rsidRPr="005108BC">
        <w:rPr>
          <w:rFonts w:cstheme="minorHAnsi"/>
          <w:lang w:val="en-GB"/>
        </w:rPr>
        <w:t xml:space="preserve"> Section for </w:t>
      </w:r>
      <w:r w:rsidR="00255219">
        <w:rPr>
          <w:rFonts w:cstheme="minorHAnsi"/>
          <w:lang w:val="en-GB"/>
        </w:rPr>
        <w:t>Clinical</w:t>
      </w:r>
      <w:r w:rsidRPr="005108BC">
        <w:rPr>
          <w:rFonts w:cstheme="minorHAnsi"/>
          <w:lang w:val="en-GB"/>
        </w:rPr>
        <w:t xml:space="preserve"> Oral Microbiology, Department of Odontology, Faculty of Health and Medical Sciences, University of Copenhagen, Copenhagen, Denmark</w:t>
      </w:r>
    </w:p>
    <w:p w14:paraId="6C97DBE4" w14:textId="77777777" w:rsidR="005108BC" w:rsidRPr="005108BC" w:rsidRDefault="005108BC" w:rsidP="00986376">
      <w:pPr>
        <w:spacing w:line="360" w:lineRule="auto"/>
        <w:rPr>
          <w:rFonts w:cstheme="minorHAnsi"/>
        </w:rPr>
      </w:pPr>
      <w:r w:rsidRPr="005108BC">
        <w:rPr>
          <w:rFonts w:cstheme="minorHAnsi"/>
        </w:rPr>
        <w:t xml:space="preserve">2: </w:t>
      </w:r>
      <w:r w:rsidRPr="005108BC">
        <w:rPr>
          <w:rFonts w:cstheme="minorHAnsi"/>
          <w:lang w:val="en-GB"/>
        </w:rPr>
        <w:t>Laboratory of Food Biotechnology, Department of Health Sciences and Technology, ETH Zürich, Zürich, Switzerland</w:t>
      </w:r>
    </w:p>
    <w:p w14:paraId="18DBA042" w14:textId="77777777" w:rsidR="005108BC" w:rsidRPr="005108BC" w:rsidRDefault="005108BC" w:rsidP="00986376">
      <w:pPr>
        <w:spacing w:line="360" w:lineRule="auto"/>
        <w:rPr>
          <w:rFonts w:cstheme="minorHAnsi"/>
        </w:rPr>
      </w:pPr>
      <w:r w:rsidRPr="005108BC">
        <w:rPr>
          <w:rFonts w:cstheme="minorHAnsi"/>
        </w:rPr>
        <w:t>3:</w:t>
      </w:r>
      <w:r w:rsidRPr="005108BC">
        <w:rPr>
          <w:rFonts w:cstheme="minorHAnsi"/>
          <w:lang w:val="en-GB"/>
        </w:rPr>
        <w:t xml:space="preserve"> Singapore Centre for Environmental Life Sciences Engineering, Nanyang Technological University, Singapore</w:t>
      </w:r>
    </w:p>
    <w:p w14:paraId="3C9FC324" w14:textId="77777777" w:rsidR="005108BC" w:rsidRPr="005108BC" w:rsidRDefault="005108BC" w:rsidP="00986376">
      <w:pPr>
        <w:spacing w:line="360" w:lineRule="auto"/>
        <w:rPr>
          <w:rFonts w:eastAsia="Times New Roman" w:cstheme="minorHAnsi"/>
          <w:color w:val="000000"/>
        </w:rPr>
      </w:pPr>
      <w:r w:rsidRPr="005108BC">
        <w:rPr>
          <w:rFonts w:cstheme="minorHAnsi"/>
        </w:rPr>
        <w:t xml:space="preserve">4: </w:t>
      </w:r>
      <w:r w:rsidRPr="005108BC">
        <w:rPr>
          <w:rFonts w:eastAsia="Times New Roman" w:cstheme="minorHAnsi"/>
          <w:color w:val="000000"/>
        </w:rPr>
        <w:t xml:space="preserve">Lundbeck Foundation </w:t>
      </w:r>
      <w:proofErr w:type="spellStart"/>
      <w:r w:rsidRPr="005108BC">
        <w:rPr>
          <w:rFonts w:eastAsia="Times New Roman" w:cstheme="minorHAnsi"/>
          <w:color w:val="000000"/>
        </w:rPr>
        <w:t>GeoGenetics</w:t>
      </w:r>
      <w:proofErr w:type="spellEnd"/>
      <w:r w:rsidRPr="005108BC">
        <w:rPr>
          <w:rFonts w:eastAsia="Times New Roman" w:cstheme="minorHAnsi"/>
          <w:color w:val="000000"/>
        </w:rPr>
        <w:t xml:space="preserve"> Centre, Globe Institute, University of Copenhagen</w:t>
      </w:r>
    </w:p>
    <w:p w14:paraId="580E1AA3" w14:textId="77777777" w:rsidR="005108BC" w:rsidRPr="005108BC" w:rsidRDefault="005108BC" w:rsidP="00986376">
      <w:pPr>
        <w:spacing w:line="360" w:lineRule="auto"/>
        <w:rPr>
          <w:rFonts w:cstheme="minorHAnsi"/>
        </w:rPr>
      </w:pPr>
      <w:r w:rsidRPr="005108BC">
        <w:rPr>
          <w:rFonts w:cstheme="minorHAnsi"/>
        </w:rPr>
        <w:t xml:space="preserve">5: </w:t>
      </w:r>
      <w:proofErr w:type="spellStart"/>
      <w:r w:rsidRPr="005108BC">
        <w:rPr>
          <w:rFonts w:cstheme="minorHAnsi"/>
          <w:lang w:val="en-GB"/>
        </w:rPr>
        <w:t>Costerton</w:t>
      </w:r>
      <w:proofErr w:type="spellEnd"/>
      <w:r w:rsidRPr="005108BC">
        <w:rPr>
          <w:rFonts w:cstheme="minorHAnsi"/>
          <w:lang w:val="en-GB"/>
        </w:rPr>
        <w:t xml:space="preserve"> Biofilm </w:t>
      </w:r>
      <w:proofErr w:type="spellStart"/>
      <w:r w:rsidRPr="005108BC">
        <w:rPr>
          <w:rFonts w:cstheme="minorHAnsi"/>
          <w:lang w:val="en-GB"/>
        </w:rPr>
        <w:t>Center</w:t>
      </w:r>
      <w:proofErr w:type="spellEnd"/>
      <w:r w:rsidRPr="005108BC">
        <w:rPr>
          <w:rFonts w:cstheme="minorHAnsi"/>
          <w:lang w:val="en-GB"/>
        </w:rPr>
        <w:t>, Department of Immunology and Microbiology, Faculty of Health and Medical Sciences, University of Copenhagen, Copenhagen, Denmark</w:t>
      </w:r>
    </w:p>
    <w:p w14:paraId="3020C1E6" w14:textId="77777777" w:rsidR="005108BC" w:rsidRDefault="005108BC" w:rsidP="00986376">
      <w:pPr>
        <w:spacing w:line="360" w:lineRule="auto"/>
      </w:pPr>
      <w:r>
        <w:t xml:space="preserve">*: These authors contributed equally </w:t>
      </w:r>
    </w:p>
    <w:p w14:paraId="73BB507F" w14:textId="68494573" w:rsidR="005108BC" w:rsidRPr="00FC790E" w:rsidRDefault="005108BC" w:rsidP="00986376">
      <w:pPr>
        <w:spacing w:line="360" w:lineRule="auto"/>
        <w:rPr>
          <w:i/>
        </w:rPr>
      </w:pPr>
      <w:r w:rsidRPr="005108BC">
        <w:t>Running title:</w:t>
      </w:r>
      <w:r w:rsidR="00FC790E">
        <w:t xml:space="preserve"> </w:t>
      </w:r>
      <w:r w:rsidR="008B658F">
        <w:t>Transcriptional activity of</w:t>
      </w:r>
      <w:r w:rsidR="00FC790E">
        <w:t xml:space="preserve"> oral </w:t>
      </w:r>
      <w:r w:rsidR="00FC790E">
        <w:rPr>
          <w:i/>
        </w:rPr>
        <w:t>Streptococci</w:t>
      </w:r>
    </w:p>
    <w:p w14:paraId="740BFDF6" w14:textId="77777777" w:rsidR="005108BC" w:rsidRPr="00D674B4" w:rsidRDefault="005108BC" w:rsidP="00986376">
      <w:pPr>
        <w:spacing w:line="360" w:lineRule="auto"/>
      </w:pPr>
      <w:r w:rsidRPr="005108BC">
        <w:t>Keywords:</w:t>
      </w:r>
      <w:r w:rsidR="00171348">
        <w:t xml:space="preserve"> </w:t>
      </w:r>
      <w:r w:rsidR="00D674B4">
        <w:t xml:space="preserve">Microbiome, Metagenomics, </w:t>
      </w:r>
      <w:proofErr w:type="spellStart"/>
      <w:r w:rsidR="00D674B4">
        <w:t>Metatranscriptomics</w:t>
      </w:r>
      <w:proofErr w:type="spellEnd"/>
      <w:r w:rsidR="00D674B4">
        <w:t xml:space="preserve">, </w:t>
      </w:r>
      <w:r w:rsidR="00D674B4">
        <w:rPr>
          <w:i/>
        </w:rPr>
        <w:t>Streptococcus</w:t>
      </w:r>
      <w:r w:rsidR="00D674B4">
        <w:t>, oral cavity</w:t>
      </w:r>
    </w:p>
    <w:p w14:paraId="0B1AC0E1" w14:textId="77777777" w:rsidR="005108BC" w:rsidRPr="005108BC" w:rsidRDefault="005108BC" w:rsidP="00986376">
      <w:pPr>
        <w:spacing w:line="360" w:lineRule="auto"/>
      </w:pPr>
      <w:r w:rsidRPr="005108BC">
        <w:t>Corresponding author</w:t>
      </w:r>
    </w:p>
    <w:p w14:paraId="1C662A9E" w14:textId="77777777" w:rsidR="005108BC" w:rsidRPr="005108BC" w:rsidRDefault="005108BC" w:rsidP="00986376">
      <w:pPr>
        <w:pStyle w:val="Standard"/>
        <w:spacing w:line="360" w:lineRule="auto"/>
        <w:rPr>
          <w:lang w:val="en-US"/>
        </w:rPr>
      </w:pPr>
      <w:r w:rsidRPr="005108BC">
        <w:rPr>
          <w:lang w:val="en-GB"/>
        </w:rPr>
        <w:t xml:space="preserve">Daniel </w:t>
      </w:r>
      <w:proofErr w:type="spellStart"/>
      <w:r w:rsidRPr="005108BC">
        <w:rPr>
          <w:lang w:val="en-GB"/>
        </w:rPr>
        <w:t>Belstrøm</w:t>
      </w:r>
      <w:proofErr w:type="spellEnd"/>
      <w:r w:rsidRPr="005108BC">
        <w:rPr>
          <w:lang w:val="en-GB"/>
        </w:rPr>
        <w:tab/>
      </w:r>
      <w:r w:rsidRPr="005108BC">
        <w:rPr>
          <w:lang w:val="en-GB"/>
        </w:rPr>
        <w:tab/>
      </w:r>
    </w:p>
    <w:p w14:paraId="167DAFB1" w14:textId="77777777" w:rsidR="005108BC" w:rsidRPr="005108BC" w:rsidRDefault="005108BC" w:rsidP="00986376">
      <w:pPr>
        <w:pStyle w:val="Standard"/>
        <w:spacing w:line="360" w:lineRule="auto"/>
        <w:rPr>
          <w:lang w:val="en-US"/>
        </w:rPr>
      </w:pPr>
      <w:r w:rsidRPr="005108BC">
        <w:rPr>
          <w:lang w:val="en-GB"/>
        </w:rPr>
        <w:t xml:space="preserve">Associate Professor, PhD, </w:t>
      </w:r>
      <w:proofErr w:type="spellStart"/>
      <w:r w:rsidRPr="005108BC">
        <w:rPr>
          <w:lang w:val="en-GB"/>
        </w:rPr>
        <w:t>dr.</w:t>
      </w:r>
      <w:proofErr w:type="spellEnd"/>
      <w:r w:rsidRPr="005108BC">
        <w:rPr>
          <w:lang w:val="en-GB"/>
        </w:rPr>
        <w:t xml:space="preserve"> </w:t>
      </w:r>
      <w:proofErr w:type="spellStart"/>
      <w:r w:rsidRPr="005108BC">
        <w:rPr>
          <w:lang w:val="en-GB"/>
        </w:rPr>
        <w:t>odont</w:t>
      </w:r>
      <w:proofErr w:type="spellEnd"/>
    </w:p>
    <w:p w14:paraId="6EC9C6EE" w14:textId="77777777" w:rsidR="005108BC" w:rsidRPr="005108BC" w:rsidRDefault="005108BC" w:rsidP="00986376">
      <w:pPr>
        <w:pStyle w:val="Standard"/>
        <w:spacing w:line="360" w:lineRule="auto"/>
        <w:rPr>
          <w:lang w:val="en-US"/>
        </w:rPr>
      </w:pPr>
      <w:r w:rsidRPr="005108BC">
        <w:rPr>
          <w:lang w:val="en-GB"/>
        </w:rPr>
        <w:t>Section for Periodontology and Oral Microbiology</w:t>
      </w:r>
    </w:p>
    <w:p w14:paraId="4DE18A0D" w14:textId="77777777" w:rsidR="005108BC" w:rsidRPr="005108BC" w:rsidRDefault="005108BC" w:rsidP="00986376">
      <w:pPr>
        <w:pStyle w:val="Standard"/>
        <w:spacing w:line="360" w:lineRule="auto"/>
        <w:rPr>
          <w:lang w:val="en-US"/>
        </w:rPr>
      </w:pPr>
      <w:r w:rsidRPr="005108BC">
        <w:rPr>
          <w:lang w:val="en-GB"/>
        </w:rPr>
        <w:t>Department of Odontology</w:t>
      </w:r>
      <w:r w:rsidRPr="005108BC">
        <w:rPr>
          <w:lang w:val="en-GB"/>
        </w:rPr>
        <w:tab/>
      </w:r>
    </w:p>
    <w:p w14:paraId="6079FCA6" w14:textId="77777777" w:rsidR="005108BC" w:rsidRPr="005108BC" w:rsidRDefault="005108BC" w:rsidP="00986376">
      <w:pPr>
        <w:pStyle w:val="Standard"/>
        <w:spacing w:line="360" w:lineRule="auto"/>
        <w:rPr>
          <w:lang w:val="en-US"/>
        </w:rPr>
      </w:pPr>
      <w:r w:rsidRPr="005108BC">
        <w:rPr>
          <w:lang w:val="en-GB"/>
        </w:rPr>
        <w:t>Faculty of Health and Medical Sciences</w:t>
      </w:r>
      <w:r w:rsidRPr="005108BC">
        <w:rPr>
          <w:lang w:val="en-GB"/>
        </w:rPr>
        <w:tab/>
      </w:r>
    </w:p>
    <w:p w14:paraId="6030EDE2" w14:textId="591459EA" w:rsidR="00296E96" w:rsidRDefault="005108BC" w:rsidP="00986376">
      <w:pPr>
        <w:pStyle w:val="Standard"/>
        <w:spacing w:line="360" w:lineRule="auto"/>
      </w:pPr>
      <w:proofErr w:type="spellStart"/>
      <w:r w:rsidRPr="005108BC">
        <w:rPr>
          <w:lang w:val="de-CH"/>
        </w:rPr>
        <w:t>Nørre</w:t>
      </w:r>
      <w:proofErr w:type="spellEnd"/>
      <w:r w:rsidRPr="005108BC">
        <w:rPr>
          <w:lang w:val="de-CH"/>
        </w:rPr>
        <w:t xml:space="preserve"> alle 20, 2200 </w:t>
      </w:r>
      <w:proofErr w:type="spellStart"/>
      <w:r w:rsidRPr="005108BC">
        <w:rPr>
          <w:lang w:val="de-CH"/>
        </w:rPr>
        <w:t>Copenhagen</w:t>
      </w:r>
      <w:proofErr w:type="spellEnd"/>
      <w:r w:rsidRPr="005108BC">
        <w:rPr>
          <w:lang w:val="de-CH"/>
        </w:rPr>
        <w:t xml:space="preserve"> N</w:t>
      </w:r>
      <w:r w:rsidR="00296E96">
        <w:t xml:space="preserve">, </w:t>
      </w:r>
      <w:r w:rsidRPr="00296E96">
        <w:t>Denmark</w:t>
      </w:r>
    </w:p>
    <w:p w14:paraId="47AA4A88" w14:textId="3FB5A4FB" w:rsidR="005108BC" w:rsidRPr="00296E96" w:rsidRDefault="005108BC" w:rsidP="00986376">
      <w:pPr>
        <w:pStyle w:val="Standard"/>
        <w:spacing w:line="360" w:lineRule="auto"/>
      </w:pPr>
      <w:r w:rsidRPr="00296E96">
        <w:t xml:space="preserve">E-mail: </w:t>
      </w:r>
      <w:hyperlink r:id="rId8" w:history="1">
        <w:r w:rsidRPr="00296E96">
          <w:rPr>
            <w:rStyle w:val="LienInternet"/>
          </w:rPr>
          <w:t>dbel@sund.ku.dk</w:t>
        </w:r>
      </w:hyperlink>
      <w:r w:rsidRPr="00296E96">
        <w:t xml:space="preserve">, </w:t>
      </w:r>
      <w:proofErr w:type="spellStart"/>
      <w:r w:rsidRPr="00296E96">
        <w:t>phone</w:t>
      </w:r>
      <w:proofErr w:type="spellEnd"/>
      <w:r w:rsidRPr="00296E96">
        <w:t>: +45 21 30 05 80</w:t>
      </w:r>
    </w:p>
    <w:p w14:paraId="6AFA2BA1" w14:textId="77777777" w:rsidR="005108BC" w:rsidRPr="002D1602" w:rsidRDefault="005108BC" w:rsidP="00986376">
      <w:pPr>
        <w:pStyle w:val="Standard"/>
        <w:spacing w:line="360" w:lineRule="auto"/>
        <w:rPr>
          <w:b/>
          <w:lang w:val="en-US"/>
        </w:rPr>
      </w:pPr>
      <w:r w:rsidRPr="002D1602">
        <w:rPr>
          <w:b/>
          <w:lang w:val="en-US"/>
        </w:rPr>
        <w:lastRenderedPageBreak/>
        <w:t>Abstract</w:t>
      </w:r>
    </w:p>
    <w:p w14:paraId="1A68B2BB" w14:textId="625CFB9A" w:rsidR="005108BC" w:rsidRPr="00B97CD3" w:rsidRDefault="005108BC" w:rsidP="00986376">
      <w:pPr>
        <w:pStyle w:val="Standard"/>
        <w:spacing w:line="360" w:lineRule="auto"/>
        <w:rPr>
          <w:u w:val="single"/>
          <w:lang w:val="en-US"/>
        </w:rPr>
      </w:pPr>
      <w:r w:rsidRPr="002D1602">
        <w:rPr>
          <w:u w:val="single"/>
          <w:lang w:val="en-US"/>
        </w:rPr>
        <w:t>Background</w:t>
      </w:r>
      <w:r w:rsidR="00B97CD3">
        <w:rPr>
          <w:u w:val="single"/>
          <w:lang w:val="en-US"/>
        </w:rPr>
        <w:t>:</w:t>
      </w:r>
      <w:r w:rsidR="00B97CD3">
        <w:rPr>
          <w:lang w:val="en-US"/>
        </w:rPr>
        <w:t xml:space="preserve"> </w:t>
      </w:r>
      <w:r w:rsidR="00B97CD3" w:rsidRPr="00B97CD3">
        <w:rPr>
          <w:i/>
          <w:lang w:val="en-US"/>
        </w:rPr>
        <w:t>Streptococcus</w:t>
      </w:r>
      <w:r w:rsidR="00B97CD3">
        <w:rPr>
          <w:i/>
          <w:lang w:val="en-US"/>
        </w:rPr>
        <w:t xml:space="preserve"> </w:t>
      </w:r>
      <w:r w:rsidR="00B97CD3">
        <w:rPr>
          <w:lang w:val="en-US"/>
        </w:rPr>
        <w:t>species are predominant members of the oral microbiota</w:t>
      </w:r>
      <w:r w:rsidR="008B658F">
        <w:rPr>
          <w:lang w:val="en-US"/>
        </w:rPr>
        <w:t xml:space="preserve"> in both health and diseased conditions</w:t>
      </w:r>
      <w:r w:rsidR="00B97CD3">
        <w:rPr>
          <w:lang w:val="en-US"/>
        </w:rPr>
        <w:t>. T</w:t>
      </w:r>
      <w:r w:rsidR="00B97CD3" w:rsidRPr="00B97CD3">
        <w:rPr>
          <w:lang w:val="en-US"/>
        </w:rPr>
        <w:t xml:space="preserve">he purpose </w:t>
      </w:r>
      <w:r w:rsidR="00B97CD3">
        <w:rPr>
          <w:lang w:val="en-US"/>
        </w:rPr>
        <w:t xml:space="preserve">of the present study </w:t>
      </w:r>
      <w:r w:rsidR="00B97CD3" w:rsidRPr="00B97CD3">
        <w:rPr>
          <w:lang w:val="en-US"/>
        </w:rPr>
        <w:t>was to</w:t>
      </w:r>
      <w:r w:rsidR="00255219">
        <w:rPr>
          <w:lang w:val="en-US"/>
        </w:rPr>
        <w:t xml:space="preserve"> explore</w:t>
      </w:r>
      <w:r w:rsidR="00B97CD3" w:rsidRPr="00B97CD3">
        <w:rPr>
          <w:lang w:val="en-US"/>
        </w:rPr>
        <w:t xml:space="preserve"> if different ecological characteristics</w:t>
      </w:r>
      <w:r w:rsidR="008B658F">
        <w:rPr>
          <w:lang w:val="en-US"/>
        </w:rPr>
        <w:t>,</w:t>
      </w:r>
      <w:r w:rsidR="00B97CD3" w:rsidRPr="00B97CD3">
        <w:rPr>
          <w:lang w:val="en-US"/>
        </w:rPr>
        <w:t xml:space="preserve"> such as oxygen availability and presence of chroni</w:t>
      </w:r>
      <w:r w:rsidR="00B97CD3">
        <w:rPr>
          <w:lang w:val="en-US"/>
        </w:rPr>
        <w:t>c inflammation</w:t>
      </w:r>
      <w:r w:rsidR="008B658F">
        <w:rPr>
          <w:lang w:val="en-US"/>
        </w:rPr>
        <w:t>,</w:t>
      </w:r>
      <w:r w:rsidR="00B97CD3">
        <w:rPr>
          <w:lang w:val="en-US"/>
        </w:rPr>
        <w:t xml:space="preserve"> associates</w:t>
      </w:r>
      <w:r w:rsidR="00B97CD3" w:rsidRPr="00B97CD3">
        <w:rPr>
          <w:lang w:val="en-US"/>
        </w:rPr>
        <w:t xml:space="preserve"> with </w:t>
      </w:r>
      <w:r w:rsidR="008B658F">
        <w:rPr>
          <w:lang w:val="en-US"/>
        </w:rPr>
        <w:t xml:space="preserve">transcriptional </w:t>
      </w:r>
      <w:r w:rsidR="00B97CD3" w:rsidRPr="00B97CD3">
        <w:rPr>
          <w:lang w:val="en-US"/>
        </w:rPr>
        <w:t xml:space="preserve">activity of predominant members of genus </w:t>
      </w:r>
      <w:r w:rsidR="00B97CD3" w:rsidRPr="00B97CD3">
        <w:rPr>
          <w:i/>
          <w:lang w:val="en-US"/>
        </w:rPr>
        <w:t>Streptococcus.</w:t>
      </w:r>
      <w:r w:rsidR="00B97CD3">
        <w:rPr>
          <w:i/>
          <w:lang w:val="en-US"/>
        </w:rPr>
        <w:t xml:space="preserve"> </w:t>
      </w:r>
      <w:r w:rsidR="00B97CD3">
        <w:rPr>
          <w:lang w:val="en-US"/>
        </w:rPr>
        <w:t xml:space="preserve">We tested the </w:t>
      </w:r>
      <w:r w:rsidR="00B97CD3" w:rsidRPr="00B97CD3">
        <w:rPr>
          <w:lang w:val="en-US"/>
        </w:rPr>
        <w:t xml:space="preserve">hypothesis that genetically closely related </w:t>
      </w:r>
      <w:r w:rsidR="00B97CD3" w:rsidRPr="00B97CD3">
        <w:rPr>
          <w:i/>
          <w:lang w:val="en-US"/>
        </w:rPr>
        <w:t xml:space="preserve">Streptococcus </w:t>
      </w:r>
      <w:r w:rsidR="00B97CD3" w:rsidRPr="00B97CD3">
        <w:rPr>
          <w:lang w:val="en-US"/>
        </w:rPr>
        <w:t xml:space="preserve">species express different </w:t>
      </w:r>
      <w:r w:rsidR="005C3E9B">
        <w:rPr>
          <w:lang w:val="en-US"/>
        </w:rPr>
        <w:t xml:space="preserve">transcriptional </w:t>
      </w:r>
      <w:r w:rsidR="00B97CD3" w:rsidRPr="00B97CD3">
        <w:rPr>
          <w:lang w:val="en-US"/>
        </w:rPr>
        <w:t>activities in samples collected from environments with critically different ecological conditions determined by site and inflammatory status.</w:t>
      </w:r>
    </w:p>
    <w:p w14:paraId="3D9D717F" w14:textId="5EE43E96" w:rsidR="005108BC" w:rsidRPr="002D1602" w:rsidRDefault="005108BC" w:rsidP="00986376">
      <w:pPr>
        <w:pStyle w:val="Standard"/>
        <w:spacing w:line="360" w:lineRule="auto"/>
        <w:rPr>
          <w:u w:val="single"/>
          <w:lang w:val="en-US"/>
        </w:rPr>
      </w:pPr>
      <w:r w:rsidRPr="002D1602">
        <w:rPr>
          <w:u w:val="single"/>
          <w:lang w:val="en-US"/>
        </w:rPr>
        <w:t>Methods</w:t>
      </w:r>
      <w:r w:rsidR="00B97CD3">
        <w:rPr>
          <w:u w:val="single"/>
          <w:lang w:val="en-US"/>
        </w:rPr>
        <w:t>:</w:t>
      </w:r>
      <w:r w:rsidR="00865226">
        <w:rPr>
          <w:lang w:val="en-US"/>
        </w:rPr>
        <w:t xml:space="preserve"> We use</w:t>
      </w:r>
      <w:r w:rsidR="005C3E9B">
        <w:rPr>
          <w:lang w:val="en-US"/>
        </w:rPr>
        <w:t>d</w:t>
      </w:r>
      <w:r w:rsidR="00865226">
        <w:rPr>
          <w:lang w:val="en-US"/>
        </w:rPr>
        <w:t xml:space="preserve"> metagenomic and </w:t>
      </w:r>
      <w:proofErr w:type="spellStart"/>
      <w:r w:rsidR="00865226">
        <w:rPr>
          <w:lang w:val="en-US"/>
        </w:rPr>
        <w:t>metatranscriptomic</w:t>
      </w:r>
      <w:proofErr w:type="spellEnd"/>
      <w:r w:rsidR="00865226">
        <w:rPr>
          <w:lang w:val="en-US"/>
        </w:rPr>
        <w:t xml:space="preserve"> data retrieved from 66 oral </w:t>
      </w:r>
      <w:r w:rsidR="00865226" w:rsidRPr="00B56049">
        <w:rPr>
          <w:lang w:val="en-GB"/>
        </w:rPr>
        <w:t>samples</w:t>
      </w:r>
      <w:r w:rsidR="00865226">
        <w:rPr>
          <w:lang w:val="en-GB"/>
        </w:rPr>
        <w:t>,</w:t>
      </w:r>
      <w:r w:rsidR="00865226" w:rsidRPr="00B56049">
        <w:rPr>
          <w:lang w:val="en-GB"/>
        </w:rPr>
        <w:t xml:space="preserve"> subgingival plaque (n=22), tongue scrapings (n=22) and stimulated saliva (n=22)</w:t>
      </w:r>
      <w:r w:rsidR="00865226">
        <w:rPr>
          <w:lang w:val="en-GB"/>
        </w:rPr>
        <w:t xml:space="preserve"> collected from patients with periodontitis (n=11) and orally healthy individuals (n=11). Species-specific </w:t>
      </w:r>
      <w:r w:rsidR="008B658F">
        <w:rPr>
          <w:lang w:val="en-GB"/>
        </w:rPr>
        <w:t>transcriptional</w:t>
      </w:r>
      <w:r w:rsidR="00865226">
        <w:rPr>
          <w:lang w:val="en-GB"/>
        </w:rPr>
        <w:t xml:space="preserve"> activity was computed </w:t>
      </w:r>
      <w:r w:rsidR="008B658F">
        <w:rPr>
          <w:lang w:val="en-GB"/>
        </w:rPr>
        <w:t>as Log2(RNA/DNA), and</w:t>
      </w:r>
      <w:r w:rsidR="00865226">
        <w:rPr>
          <w:lang w:val="en-GB"/>
        </w:rPr>
        <w:t xml:space="preserve"> transcriptional activity of predominant </w:t>
      </w:r>
      <w:r w:rsidR="00865226" w:rsidRPr="00B97CD3">
        <w:rPr>
          <w:i/>
          <w:lang w:val="en-US"/>
        </w:rPr>
        <w:t>Streptococcus</w:t>
      </w:r>
      <w:r w:rsidR="00865226">
        <w:rPr>
          <w:i/>
          <w:lang w:val="en-US"/>
        </w:rPr>
        <w:t xml:space="preserve"> </w:t>
      </w:r>
      <w:r w:rsidR="00865226">
        <w:rPr>
          <w:lang w:val="en-US"/>
        </w:rPr>
        <w:t xml:space="preserve">species was compared between multiple samples collected from different sites in the same individual, and between individuals with different oral health status. </w:t>
      </w:r>
      <w:r w:rsidR="00865226">
        <w:rPr>
          <w:lang w:val="en-GB"/>
        </w:rPr>
        <w:t xml:space="preserve"> </w:t>
      </w:r>
    </w:p>
    <w:p w14:paraId="5C17EC80" w14:textId="4AFA1643" w:rsidR="005108BC" w:rsidRPr="00776BAE" w:rsidRDefault="005108BC" w:rsidP="00986376">
      <w:pPr>
        <w:pStyle w:val="Standard"/>
        <w:spacing w:line="360" w:lineRule="auto"/>
        <w:rPr>
          <w:lang w:val="en-US"/>
        </w:rPr>
      </w:pPr>
      <w:r w:rsidRPr="002D1602">
        <w:rPr>
          <w:u w:val="single"/>
          <w:lang w:val="en-US"/>
        </w:rPr>
        <w:t>Results</w:t>
      </w:r>
      <w:r w:rsidR="00B97CD3">
        <w:rPr>
          <w:u w:val="single"/>
          <w:lang w:val="en-US"/>
        </w:rPr>
        <w:t>:</w:t>
      </w:r>
      <w:r w:rsidR="00255219">
        <w:rPr>
          <w:lang w:val="en-US"/>
        </w:rPr>
        <w:t xml:space="preserve"> The predominant </w:t>
      </w:r>
      <w:r w:rsidR="00255219">
        <w:rPr>
          <w:i/>
          <w:lang w:val="en-US"/>
        </w:rPr>
        <w:t xml:space="preserve">Streptococcus </w:t>
      </w:r>
      <w:r w:rsidR="00255219">
        <w:rPr>
          <w:lang w:val="en-US"/>
        </w:rPr>
        <w:t xml:space="preserve">species were identified with a site-specific colonization pattern of the tongue and the subgingival plaque.  </w:t>
      </w:r>
      <w:r w:rsidR="00776BAE">
        <w:rPr>
          <w:lang w:val="en-US"/>
        </w:rPr>
        <w:t>A</w:t>
      </w:r>
      <w:r w:rsidR="00776BAE" w:rsidRPr="00776BAE">
        <w:rPr>
          <w:lang w:val="en-US"/>
        </w:rPr>
        <w:t xml:space="preserve"> total of 11, 4 and 2 pathways expressed by</w:t>
      </w:r>
      <w:r w:rsidR="00776BAE" w:rsidRPr="00776BAE">
        <w:rPr>
          <w:i/>
          <w:lang w:val="en-US"/>
        </w:rPr>
        <w:t xml:space="preserve"> S. </w:t>
      </w:r>
      <w:proofErr w:type="spellStart"/>
      <w:r w:rsidR="00776BAE" w:rsidRPr="00776BAE">
        <w:rPr>
          <w:i/>
          <w:lang w:val="en-US"/>
        </w:rPr>
        <w:t>parasanguinis</w:t>
      </w:r>
      <w:proofErr w:type="spellEnd"/>
      <w:r w:rsidR="00776BAE" w:rsidRPr="00776BAE">
        <w:rPr>
          <w:i/>
          <w:lang w:val="en-US"/>
        </w:rPr>
        <w:t xml:space="preserve">, S. </w:t>
      </w:r>
      <w:proofErr w:type="spellStart"/>
      <w:r w:rsidR="00776BAE" w:rsidRPr="00776BAE">
        <w:rPr>
          <w:i/>
          <w:lang w:val="en-US"/>
        </w:rPr>
        <w:t>infantis</w:t>
      </w:r>
      <w:proofErr w:type="spellEnd"/>
      <w:r w:rsidR="00776BAE" w:rsidRPr="00776BAE">
        <w:rPr>
          <w:i/>
          <w:lang w:val="en-US"/>
        </w:rPr>
        <w:t xml:space="preserve"> </w:t>
      </w:r>
      <w:r w:rsidR="00776BAE" w:rsidRPr="00776BAE">
        <w:rPr>
          <w:lang w:val="en-US"/>
        </w:rPr>
        <w:t xml:space="preserve">and </w:t>
      </w:r>
      <w:r w:rsidR="00776BAE" w:rsidRPr="00776BAE">
        <w:rPr>
          <w:i/>
          <w:lang w:val="en-US"/>
        </w:rPr>
        <w:t xml:space="preserve">S. </w:t>
      </w:r>
      <w:proofErr w:type="spellStart"/>
      <w:r w:rsidR="00776BAE" w:rsidRPr="00776BAE">
        <w:rPr>
          <w:i/>
          <w:lang w:val="en-US"/>
        </w:rPr>
        <w:t>salivarius</w:t>
      </w:r>
      <w:proofErr w:type="spellEnd"/>
      <w:r w:rsidR="00776BAE" w:rsidRPr="00776BAE">
        <w:rPr>
          <w:i/>
          <w:lang w:val="en-US"/>
        </w:rPr>
        <w:t xml:space="preserve">, </w:t>
      </w:r>
      <w:r w:rsidR="00776BAE" w:rsidRPr="00776BAE">
        <w:rPr>
          <w:lang w:val="en-US"/>
        </w:rPr>
        <w:t>respectively, were recorded with significantly higher</w:t>
      </w:r>
      <w:r w:rsidR="008B658F">
        <w:rPr>
          <w:lang w:val="en-US"/>
        </w:rPr>
        <w:t xml:space="preserve"> transcriptional</w:t>
      </w:r>
      <w:r w:rsidR="00776BAE" w:rsidRPr="00776BAE">
        <w:rPr>
          <w:lang w:val="en-US"/>
        </w:rPr>
        <w:t xml:space="preserve"> activity in saliva than in tongue biofilm</w:t>
      </w:r>
      <w:r w:rsidR="008B658F">
        <w:rPr>
          <w:lang w:val="en-US"/>
        </w:rPr>
        <w:t xml:space="preserve"> in healthy individuals</w:t>
      </w:r>
      <w:r w:rsidR="00776BAE" w:rsidRPr="00776BAE">
        <w:rPr>
          <w:lang w:val="en-US"/>
        </w:rPr>
        <w:t>.</w:t>
      </w:r>
      <w:r w:rsidR="00776BAE">
        <w:rPr>
          <w:lang w:val="en-US"/>
        </w:rPr>
        <w:t xml:space="preserve"> In addition, </w:t>
      </w:r>
      <w:r w:rsidR="00776BAE" w:rsidRPr="00776BAE">
        <w:rPr>
          <w:lang w:val="en-US"/>
        </w:rPr>
        <w:t>18 pathways</w:t>
      </w:r>
      <w:r w:rsidR="00776BAE">
        <w:rPr>
          <w:lang w:val="en-US"/>
        </w:rPr>
        <w:t>, including</w:t>
      </w:r>
      <w:r w:rsidR="00776BAE" w:rsidRPr="00776BAE">
        <w:rPr>
          <w:lang w:val="en-US"/>
        </w:rPr>
        <w:t xml:space="preserve"> </w:t>
      </w:r>
      <w:r w:rsidR="00776BAE">
        <w:rPr>
          <w:lang w:val="en-US"/>
        </w:rPr>
        <w:t xml:space="preserve">pathways involved in </w:t>
      </w:r>
      <w:r w:rsidR="00776BAE" w:rsidRPr="00776BAE">
        <w:rPr>
          <w:lang w:val="en-US"/>
        </w:rPr>
        <w:t>synthesis of peptidoglycan</w:t>
      </w:r>
      <w:r w:rsidR="00776BAE">
        <w:rPr>
          <w:lang w:val="en-US"/>
        </w:rPr>
        <w:t xml:space="preserve">, </w:t>
      </w:r>
      <w:r w:rsidR="00776BAE" w:rsidRPr="00776BAE">
        <w:rPr>
          <w:lang w:val="en-US"/>
        </w:rPr>
        <w:t>amino acid biosynthesis</w:t>
      </w:r>
      <w:r w:rsidR="00255219">
        <w:rPr>
          <w:lang w:val="en-US"/>
        </w:rPr>
        <w:t xml:space="preserve">, </w:t>
      </w:r>
      <w:r w:rsidR="00776BAE">
        <w:rPr>
          <w:lang w:val="en-US"/>
        </w:rPr>
        <w:t>glycolysis</w:t>
      </w:r>
      <w:r w:rsidR="00255219">
        <w:rPr>
          <w:lang w:val="en-US"/>
        </w:rPr>
        <w:t xml:space="preserve"> and purine nucleotide biosynthesis</w:t>
      </w:r>
      <w:r w:rsidR="00776BAE" w:rsidRPr="00776BAE">
        <w:rPr>
          <w:lang w:val="en-US"/>
        </w:rPr>
        <w:t xml:space="preserve"> expressed by </w:t>
      </w:r>
      <w:r w:rsidR="00776BAE" w:rsidRPr="00776BAE">
        <w:rPr>
          <w:i/>
          <w:lang w:val="en-US"/>
        </w:rPr>
        <w:t xml:space="preserve">Streptococcus </w:t>
      </w:r>
      <w:proofErr w:type="spellStart"/>
      <w:proofErr w:type="gramStart"/>
      <w:r w:rsidR="00776BAE" w:rsidRPr="00776BAE">
        <w:rPr>
          <w:i/>
          <w:lang w:val="en-US"/>
        </w:rPr>
        <w:t>parasanguinis</w:t>
      </w:r>
      <w:proofErr w:type="spellEnd"/>
      <w:proofErr w:type="gramEnd"/>
      <w:r w:rsidR="00776BAE" w:rsidRPr="00776BAE">
        <w:rPr>
          <w:lang w:val="en-US"/>
        </w:rPr>
        <w:t xml:space="preserve"> and 3 pathways expressed by </w:t>
      </w:r>
      <w:r w:rsidR="00776BAE" w:rsidRPr="00776BAE">
        <w:rPr>
          <w:i/>
          <w:lang w:val="en-US"/>
        </w:rPr>
        <w:t xml:space="preserve">Streptococcus </w:t>
      </w:r>
      <w:proofErr w:type="spellStart"/>
      <w:r w:rsidR="00776BAE" w:rsidRPr="00776BAE">
        <w:rPr>
          <w:i/>
          <w:lang w:val="en-US"/>
        </w:rPr>
        <w:t>salivarius</w:t>
      </w:r>
      <w:proofErr w:type="spellEnd"/>
      <w:r w:rsidR="00776BAE">
        <w:rPr>
          <w:lang w:val="en-US"/>
        </w:rPr>
        <w:t xml:space="preserve"> </w:t>
      </w:r>
      <w:r w:rsidR="008B658F">
        <w:rPr>
          <w:lang w:val="en-US"/>
        </w:rPr>
        <w:t>were identified</w:t>
      </w:r>
      <w:r w:rsidR="00776BAE" w:rsidRPr="00776BAE">
        <w:rPr>
          <w:lang w:val="en-US"/>
        </w:rPr>
        <w:t xml:space="preserve"> with significantly</w:t>
      </w:r>
      <w:r w:rsidR="00776BAE" w:rsidRPr="00776BAE">
        <w:rPr>
          <w:i/>
          <w:lang w:val="en-US"/>
        </w:rPr>
        <w:t xml:space="preserve"> </w:t>
      </w:r>
      <w:r w:rsidR="00776BAE" w:rsidRPr="00776BAE">
        <w:rPr>
          <w:lang w:val="en-US"/>
        </w:rPr>
        <w:t xml:space="preserve">less </w:t>
      </w:r>
      <w:r w:rsidR="008B658F">
        <w:rPr>
          <w:lang w:val="en-US"/>
        </w:rPr>
        <w:t xml:space="preserve">transcriptional </w:t>
      </w:r>
      <w:r w:rsidR="00776BAE" w:rsidRPr="00776BAE">
        <w:rPr>
          <w:lang w:val="en-US"/>
        </w:rPr>
        <w:t>activity in patients with periodontitis</w:t>
      </w:r>
      <w:r w:rsidR="00F26518">
        <w:rPr>
          <w:lang w:val="en-US"/>
        </w:rPr>
        <w:t>.</w:t>
      </w:r>
      <w:r w:rsidR="00776BAE" w:rsidRPr="00776BAE">
        <w:rPr>
          <w:lang w:val="en-US"/>
        </w:rPr>
        <w:t xml:space="preserve"> </w:t>
      </w:r>
    </w:p>
    <w:p w14:paraId="1CD8E2C3" w14:textId="6D9159C5" w:rsidR="005108BC" w:rsidRPr="00B97CD3" w:rsidRDefault="005108BC" w:rsidP="00986376">
      <w:pPr>
        <w:pStyle w:val="Standard"/>
        <w:spacing w:line="360" w:lineRule="auto"/>
        <w:rPr>
          <w:lang w:val="en-US"/>
        </w:rPr>
      </w:pPr>
      <w:r w:rsidRPr="002D1602">
        <w:rPr>
          <w:u w:val="single"/>
          <w:lang w:val="en-US"/>
        </w:rPr>
        <w:t>Conclusions</w:t>
      </w:r>
      <w:r w:rsidR="00B97CD3">
        <w:rPr>
          <w:u w:val="single"/>
          <w:lang w:val="en-US"/>
        </w:rPr>
        <w:t>:</w:t>
      </w:r>
      <w:r w:rsidR="00B97CD3">
        <w:rPr>
          <w:lang w:val="en-US"/>
        </w:rPr>
        <w:t xml:space="preserve"> D</w:t>
      </w:r>
      <w:r w:rsidR="00B97CD3" w:rsidRPr="00B97CD3">
        <w:rPr>
          <w:lang w:val="en-US"/>
        </w:rPr>
        <w:t xml:space="preserve">ata from the present study </w:t>
      </w:r>
      <w:r w:rsidR="00255219">
        <w:rPr>
          <w:lang w:val="en-US"/>
        </w:rPr>
        <w:t xml:space="preserve">significantly </w:t>
      </w:r>
      <w:r w:rsidR="00B97CD3" w:rsidRPr="00B97CD3">
        <w:rPr>
          <w:lang w:val="en-US"/>
        </w:rPr>
        <w:t xml:space="preserve">demonstrates the association of site-specific ecological conditions and presence of chronic oral inflammation with </w:t>
      </w:r>
      <w:r w:rsidR="008B658F">
        <w:rPr>
          <w:lang w:val="en-US"/>
        </w:rPr>
        <w:t xml:space="preserve">transcriptional </w:t>
      </w:r>
      <w:r w:rsidR="00B97CD3" w:rsidRPr="00B97CD3">
        <w:rPr>
          <w:lang w:val="en-US"/>
        </w:rPr>
        <w:t xml:space="preserve">activity of the predominant </w:t>
      </w:r>
      <w:r w:rsidR="00B97CD3" w:rsidRPr="00B97CD3">
        <w:rPr>
          <w:i/>
          <w:lang w:val="en-US"/>
        </w:rPr>
        <w:t xml:space="preserve">Streptococcus </w:t>
      </w:r>
      <w:r w:rsidR="00B97CD3" w:rsidRPr="00B97CD3">
        <w:rPr>
          <w:lang w:val="en-US"/>
        </w:rPr>
        <w:t xml:space="preserve">species of the oral microbiota. </w:t>
      </w:r>
      <w:proofErr w:type="gramStart"/>
      <w:r w:rsidR="00B97CD3" w:rsidRPr="00B97CD3">
        <w:rPr>
          <w:lang w:val="en-US"/>
        </w:rPr>
        <w:t>In particular, pathways</w:t>
      </w:r>
      <w:proofErr w:type="gramEnd"/>
      <w:r w:rsidR="00B97CD3" w:rsidRPr="00B97CD3">
        <w:rPr>
          <w:lang w:val="en-US"/>
        </w:rPr>
        <w:t xml:space="preserve"> expressed by </w:t>
      </w:r>
      <w:r w:rsidR="00B97CD3" w:rsidRPr="00B97CD3">
        <w:rPr>
          <w:i/>
          <w:lang w:val="en-US"/>
        </w:rPr>
        <w:t xml:space="preserve">Streptococcus </w:t>
      </w:r>
      <w:proofErr w:type="spellStart"/>
      <w:r w:rsidR="00B97CD3" w:rsidRPr="00B97CD3">
        <w:rPr>
          <w:i/>
          <w:lang w:val="en-US"/>
        </w:rPr>
        <w:t>parasanguinis</w:t>
      </w:r>
      <w:proofErr w:type="spellEnd"/>
      <w:r w:rsidR="00B97CD3" w:rsidRPr="00B97CD3">
        <w:rPr>
          <w:i/>
          <w:lang w:val="en-US"/>
        </w:rPr>
        <w:t xml:space="preserve"> </w:t>
      </w:r>
      <w:r w:rsidR="00B97CD3" w:rsidRPr="00B97CD3">
        <w:rPr>
          <w:lang w:val="en-US"/>
        </w:rPr>
        <w:t>being involved in peptidoglycan</w:t>
      </w:r>
      <w:r w:rsidR="009E5AF9">
        <w:rPr>
          <w:lang w:val="en-US"/>
        </w:rPr>
        <w:t xml:space="preserve">, </w:t>
      </w:r>
      <w:r w:rsidR="00B97CD3" w:rsidRPr="00B97CD3">
        <w:rPr>
          <w:lang w:val="en-US"/>
        </w:rPr>
        <w:t>amino acid biosynthesis</w:t>
      </w:r>
      <w:r w:rsidR="009E5AF9">
        <w:rPr>
          <w:lang w:val="en-US"/>
        </w:rPr>
        <w:t>,</w:t>
      </w:r>
      <w:r w:rsidR="00B97CD3" w:rsidRPr="00B97CD3">
        <w:rPr>
          <w:lang w:val="en-US"/>
        </w:rPr>
        <w:t xml:space="preserve"> glycolysis</w:t>
      </w:r>
      <w:r w:rsidR="0073291F">
        <w:rPr>
          <w:lang w:val="en-US"/>
        </w:rPr>
        <w:t>,</w:t>
      </w:r>
      <w:r w:rsidR="009E5AF9">
        <w:rPr>
          <w:lang w:val="en-US"/>
        </w:rPr>
        <w:t xml:space="preserve"> and purine</w:t>
      </w:r>
      <w:r w:rsidR="0073291F">
        <w:rPr>
          <w:lang w:val="en-US"/>
        </w:rPr>
        <w:t xml:space="preserve"> nucleotide</w:t>
      </w:r>
      <w:r w:rsidR="009E5AF9">
        <w:rPr>
          <w:lang w:val="en-US"/>
        </w:rPr>
        <w:t xml:space="preserve"> biosynthesis</w:t>
      </w:r>
      <w:r w:rsidR="00B97CD3" w:rsidRPr="00B97CD3">
        <w:rPr>
          <w:lang w:val="en-US"/>
        </w:rPr>
        <w:t xml:space="preserve"> were identified to be </w:t>
      </w:r>
      <w:r w:rsidR="0073291F">
        <w:rPr>
          <w:lang w:val="en-US"/>
        </w:rPr>
        <w:t>significantly</w:t>
      </w:r>
      <w:r w:rsidR="00B97CD3" w:rsidRPr="00B97CD3">
        <w:rPr>
          <w:lang w:val="en-US"/>
        </w:rPr>
        <w:t xml:space="preserve"> associated with oral site and</w:t>
      </w:r>
      <w:r w:rsidR="002B5939">
        <w:rPr>
          <w:lang w:val="en-US"/>
        </w:rPr>
        <w:t>/or</w:t>
      </w:r>
      <w:r w:rsidR="00B97CD3" w:rsidRPr="00B97CD3">
        <w:rPr>
          <w:lang w:val="en-US"/>
        </w:rPr>
        <w:t xml:space="preserve"> inflammation status.</w:t>
      </w:r>
    </w:p>
    <w:p w14:paraId="3E0486BC" w14:textId="77777777" w:rsidR="00255219" w:rsidRDefault="00255219" w:rsidP="00986376">
      <w:pPr>
        <w:spacing w:line="360" w:lineRule="auto"/>
        <w:rPr>
          <w:rFonts w:ascii="Calibri" w:eastAsia="Calibri" w:hAnsi="Calibri" w:cs="F"/>
          <w:b/>
          <w:u w:val="single"/>
        </w:rPr>
      </w:pPr>
    </w:p>
    <w:p w14:paraId="23EB5AD5" w14:textId="36C4FC01" w:rsidR="00D674B4" w:rsidRDefault="00D674B4" w:rsidP="00986376">
      <w:pPr>
        <w:spacing w:line="360" w:lineRule="auto"/>
        <w:rPr>
          <w:b/>
        </w:rPr>
      </w:pPr>
      <w:r>
        <w:rPr>
          <w:b/>
        </w:rPr>
        <w:lastRenderedPageBreak/>
        <w:t>Introduction</w:t>
      </w:r>
    </w:p>
    <w:p w14:paraId="17086CBB" w14:textId="30F7E2C7" w:rsidR="00B825B4" w:rsidRDefault="0023732A" w:rsidP="004B4E28">
      <w:pPr>
        <w:spacing w:line="360" w:lineRule="auto"/>
        <w:jc w:val="both"/>
      </w:pPr>
      <w:r>
        <w:t>The oral microbiota</w:t>
      </w:r>
      <w:r w:rsidR="00B825B4">
        <w:t xml:space="preserve"> is</w:t>
      </w:r>
      <w:r>
        <w:t xml:space="preserve"> comprised by more than 700 different species, which makes it the second most diverse found in the human body</w:t>
      </w:r>
      <w:r w:rsidR="000C679C">
        <w:rPr>
          <w:vertAlign w:val="superscript"/>
        </w:rPr>
        <w:t>1</w:t>
      </w:r>
      <w:r>
        <w:t>. The composition of the permanent oral microbiota is shaped by thousands of years of co-evolution together with the host</w:t>
      </w:r>
      <w:r w:rsidR="000C679C">
        <w:rPr>
          <w:vertAlign w:val="superscript"/>
        </w:rPr>
        <w:t>2</w:t>
      </w:r>
      <w:r>
        <w:t>, which is why the oral microbiota through symbiotic interactio</w:t>
      </w:r>
      <w:r w:rsidR="00AC05FA">
        <w:t>ns with human natural defense systems is</w:t>
      </w:r>
      <w:r w:rsidR="007759CF">
        <w:t xml:space="preserve"> essential</w:t>
      </w:r>
      <w:r w:rsidR="00AC05FA">
        <w:t xml:space="preserve"> for maintenance of oral health</w:t>
      </w:r>
      <w:r w:rsidR="000C679C">
        <w:rPr>
          <w:vertAlign w:val="superscript"/>
        </w:rPr>
        <w:t>3</w:t>
      </w:r>
      <w:r w:rsidR="00B13FED">
        <w:t>.</w:t>
      </w:r>
      <w:r w:rsidR="00B825B4">
        <w:t xml:space="preserve"> </w:t>
      </w:r>
    </w:p>
    <w:p w14:paraId="3940031F" w14:textId="77C5ACFE" w:rsidR="00B825B4" w:rsidRDefault="00B13FED" w:rsidP="004B4E28">
      <w:pPr>
        <w:spacing w:line="360" w:lineRule="auto"/>
        <w:jc w:val="both"/>
      </w:pPr>
      <w:r>
        <w:t xml:space="preserve">While the oral microbiota is highly individualized and diverse, genus </w:t>
      </w:r>
      <w:r>
        <w:rPr>
          <w:i/>
        </w:rPr>
        <w:t xml:space="preserve">Streptococcus </w:t>
      </w:r>
      <w:r w:rsidR="007759CF">
        <w:t>is the</w:t>
      </w:r>
      <w:r>
        <w:t xml:space="preserve"> predominant </w:t>
      </w:r>
      <w:r w:rsidR="007759CF">
        <w:t>genus of</w:t>
      </w:r>
      <w:r>
        <w:t xml:space="preserve"> the oral microbiota across populations and during both healthy and diseased conditions</w:t>
      </w:r>
      <w:r w:rsidR="004F650F">
        <w:rPr>
          <w:vertAlign w:val="superscript"/>
        </w:rPr>
        <w:t>4</w:t>
      </w:r>
      <w:r>
        <w:t xml:space="preserve">. </w:t>
      </w:r>
      <w:r w:rsidR="00255219">
        <w:t>A likely</w:t>
      </w:r>
      <w:r w:rsidR="00780BDF">
        <w:t xml:space="preserve"> explanation </w:t>
      </w:r>
      <w:r w:rsidR="00B825B4">
        <w:t>to these findings is</w:t>
      </w:r>
      <w:r w:rsidR="00780BDF">
        <w:t xml:space="preserve"> the versatility of </w:t>
      </w:r>
      <w:r w:rsidR="00986376">
        <w:rPr>
          <w:i/>
        </w:rPr>
        <w:t>Streptoc</w:t>
      </w:r>
      <w:r w:rsidR="00780BDF">
        <w:rPr>
          <w:i/>
        </w:rPr>
        <w:t xml:space="preserve">occus </w:t>
      </w:r>
      <w:r w:rsidR="00780BDF">
        <w:t>species, including being facultative anaerobic, which means that they thrive in areas with plenty or lack of oxygen</w:t>
      </w:r>
      <w:r w:rsidR="004F650F">
        <w:rPr>
          <w:vertAlign w:val="superscript"/>
        </w:rPr>
        <w:t>5</w:t>
      </w:r>
      <w:r w:rsidR="00780BDF">
        <w:t xml:space="preserve">. </w:t>
      </w:r>
      <w:r w:rsidR="007759CF">
        <w:t>In addition</w:t>
      </w:r>
      <w:r w:rsidR="00780BDF">
        <w:t xml:space="preserve">, </w:t>
      </w:r>
      <w:r w:rsidR="00780BDF">
        <w:rPr>
          <w:i/>
        </w:rPr>
        <w:t xml:space="preserve">Streptococcus </w:t>
      </w:r>
      <w:r w:rsidR="00780BDF">
        <w:t xml:space="preserve">species express specific surface characteristics, which enables them to colonize both teeth and the oral mucosa, thereby protecting them from </w:t>
      </w:r>
      <w:r w:rsidR="007759CF">
        <w:t xml:space="preserve">transfer </w:t>
      </w:r>
      <w:r w:rsidR="00780BDF">
        <w:t>to the gastrointestinal c</w:t>
      </w:r>
      <w:r w:rsidR="00683511">
        <w:t>hannel during swallowing</w:t>
      </w:r>
      <w:r w:rsidR="004F650F">
        <w:rPr>
          <w:vertAlign w:val="superscript"/>
        </w:rPr>
        <w:t>6</w:t>
      </w:r>
      <w:r w:rsidR="00780BDF">
        <w:t xml:space="preserve">. </w:t>
      </w:r>
      <w:r w:rsidR="00B825B4">
        <w:t>Finally,</w:t>
      </w:r>
      <w:r w:rsidR="00B825B4" w:rsidRPr="00B825B4">
        <w:rPr>
          <w:i/>
        </w:rPr>
        <w:t xml:space="preserve"> </w:t>
      </w:r>
      <w:r w:rsidR="00B825B4">
        <w:rPr>
          <w:i/>
        </w:rPr>
        <w:t xml:space="preserve">Streptococcus </w:t>
      </w:r>
      <w:r w:rsidR="00B825B4">
        <w:t>species are proficient in carbohydrate metabolism, which is</w:t>
      </w:r>
      <w:r w:rsidR="009A060C">
        <w:t xml:space="preserve"> most often</w:t>
      </w:r>
      <w:r w:rsidR="00B825B4">
        <w:t xml:space="preserve"> the prime nutrient offered by the oral cavity</w:t>
      </w:r>
      <w:r w:rsidR="004F650F">
        <w:rPr>
          <w:vertAlign w:val="superscript"/>
        </w:rPr>
        <w:t>7</w:t>
      </w:r>
      <w:r w:rsidR="00B825B4">
        <w:t xml:space="preserve">. </w:t>
      </w:r>
    </w:p>
    <w:p w14:paraId="67C49726" w14:textId="2324CBDD" w:rsidR="00B825B4" w:rsidRPr="00B825B4" w:rsidRDefault="002156E9" w:rsidP="004B4E28">
      <w:pPr>
        <w:spacing w:line="360" w:lineRule="auto"/>
        <w:jc w:val="both"/>
      </w:pPr>
      <w:r>
        <w:t xml:space="preserve">Carbohydrates from food intake and salivary glycoproteins are the main nutrients of </w:t>
      </w:r>
      <w:r>
        <w:rPr>
          <w:i/>
        </w:rPr>
        <w:t xml:space="preserve">Streptococcus </w:t>
      </w:r>
      <w:r>
        <w:t xml:space="preserve">species, which in addition to providing energy can be stored </w:t>
      </w:r>
      <w:r w:rsidR="00986376">
        <w:t xml:space="preserve">as </w:t>
      </w:r>
      <w:r w:rsidR="00CA02B2">
        <w:t>intra</w:t>
      </w:r>
      <w:r w:rsidR="00986376">
        <w:t xml:space="preserve">cellular </w:t>
      </w:r>
      <w:r>
        <w:t>reservoirs</w:t>
      </w:r>
      <w:r w:rsidR="00CA02B2">
        <w:rPr>
          <w:vertAlign w:val="superscript"/>
        </w:rPr>
        <w:t>8</w:t>
      </w:r>
      <w:r>
        <w:t xml:space="preserve">. </w:t>
      </w:r>
      <w:r w:rsidR="002B5939">
        <w:t>Furthermore</w:t>
      </w:r>
      <w:r>
        <w:t xml:space="preserve">, </w:t>
      </w:r>
      <w:r w:rsidR="002B5939">
        <w:t xml:space="preserve">some </w:t>
      </w:r>
      <w:r>
        <w:rPr>
          <w:i/>
        </w:rPr>
        <w:t xml:space="preserve">Streptococcus </w:t>
      </w:r>
      <w:r>
        <w:t>species can deposit carbohydrates extracellularly</w:t>
      </w:r>
      <w:r w:rsidR="00986376">
        <w:t xml:space="preserve"> as part of </w:t>
      </w:r>
      <w:r w:rsidR="00255219">
        <w:t xml:space="preserve">the </w:t>
      </w:r>
      <w:r w:rsidR="00986376">
        <w:t>oral biofilm</w:t>
      </w:r>
      <w:r w:rsidR="00255219">
        <w:t xml:space="preserve"> matrix</w:t>
      </w:r>
      <w:r w:rsidR="00986376">
        <w:t xml:space="preserve">, which is why </w:t>
      </w:r>
      <w:r w:rsidR="00986376">
        <w:rPr>
          <w:i/>
        </w:rPr>
        <w:t xml:space="preserve">Streptococcus </w:t>
      </w:r>
      <w:r w:rsidR="00986376">
        <w:t>species are critically i</w:t>
      </w:r>
      <w:r w:rsidR="009B69F9">
        <w:t xml:space="preserve">nvolved in biofilm </w:t>
      </w:r>
      <w:r w:rsidR="00CA02B2">
        <w:t>pathogen</w:t>
      </w:r>
      <w:r w:rsidR="002B5939">
        <w:t>i</w:t>
      </w:r>
      <w:r w:rsidR="00CA02B2">
        <w:t>city</w:t>
      </w:r>
      <w:r w:rsidR="00CA02B2">
        <w:rPr>
          <w:vertAlign w:val="superscript"/>
        </w:rPr>
        <w:t>9</w:t>
      </w:r>
      <w:r w:rsidR="009B69F9">
        <w:t>.</w:t>
      </w:r>
      <w:r w:rsidR="00B825B4">
        <w:t xml:space="preserve"> While carbohydrate metabolism of some </w:t>
      </w:r>
      <w:r w:rsidR="00B825B4">
        <w:rPr>
          <w:i/>
        </w:rPr>
        <w:t xml:space="preserve">Streptococcus </w:t>
      </w:r>
      <w:r w:rsidR="00B825B4">
        <w:t xml:space="preserve">species </w:t>
      </w:r>
      <w:r w:rsidR="002B5939">
        <w:t>is</w:t>
      </w:r>
      <w:r w:rsidR="00B825B4">
        <w:t xml:space="preserve"> limited to a small number of different carbohydrates, other </w:t>
      </w:r>
      <w:r w:rsidR="00B825B4">
        <w:rPr>
          <w:i/>
        </w:rPr>
        <w:t>S</w:t>
      </w:r>
      <w:r w:rsidR="00B825B4" w:rsidRPr="00B825B4">
        <w:rPr>
          <w:i/>
        </w:rPr>
        <w:t xml:space="preserve">treptococcus </w:t>
      </w:r>
      <w:r w:rsidR="00B825B4">
        <w:t xml:space="preserve">species, such as </w:t>
      </w:r>
      <w:r w:rsidR="00B825B4">
        <w:rPr>
          <w:i/>
        </w:rPr>
        <w:t xml:space="preserve">Streptococcus </w:t>
      </w:r>
      <w:proofErr w:type="spellStart"/>
      <w:r w:rsidR="00B825B4">
        <w:rPr>
          <w:i/>
        </w:rPr>
        <w:t>mutans</w:t>
      </w:r>
      <w:proofErr w:type="spellEnd"/>
      <w:r w:rsidR="00B825B4">
        <w:t>, are capable of degrading almost all types of carbohydrates</w:t>
      </w:r>
      <w:r w:rsidR="000D47CC">
        <w:rPr>
          <w:vertAlign w:val="superscript"/>
        </w:rPr>
        <w:t>10</w:t>
      </w:r>
      <w:r w:rsidR="00B825B4">
        <w:t>. Indeed, carbohydrate metabolism performed by</w:t>
      </w:r>
      <w:r w:rsidR="00B825B4" w:rsidRPr="00B825B4">
        <w:rPr>
          <w:i/>
        </w:rPr>
        <w:t xml:space="preserve"> </w:t>
      </w:r>
      <w:r w:rsidR="00B825B4">
        <w:rPr>
          <w:i/>
        </w:rPr>
        <w:t>S</w:t>
      </w:r>
      <w:r w:rsidR="00B825B4" w:rsidRPr="00B825B4">
        <w:rPr>
          <w:i/>
        </w:rPr>
        <w:t xml:space="preserve">treptococcus </w:t>
      </w:r>
      <w:r w:rsidR="00B825B4">
        <w:t xml:space="preserve">species is a </w:t>
      </w:r>
      <w:r w:rsidR="007F0012">
        <w:t>double-edged</w:t>
      </w:r>
      <w:r w:rsidR="00B825B4">
        <w:t xml:space="preserve"> sword. On the </w:t>
      </w:r>
      <w:r w:rsidR="00255219">
        <w:t xml:space="preserve">more </w:t>
      </w:r>
      <w:r w:rsidR="00B825B4">
        <w:t xml:space="preserve">negative side, </w:t>
      </w:r>
      <w:r w:rsidR="000C60E4">
        <w:t xml:space="preserve">these bacteria </w:t>
      </w:r>
      <w:r w:rsidR="00DA5A34">
        <w:t>degrade</w:t>
      </w:r>
      <w:r w:rsidR="000C60E4">
        <w:t xml:space="preserve"> </w:t>
      </w:r>
      <w:r w:rsidR="00B825B4">
        <w:t>carbohydrate</w:t>
      </w:r>
      <w:r w:rsidR="00E23CE5">
        <w:t>s</w:t>
      </w:r>
      <w:r w:rsidR="00B825B4">
        <w:t xml:space="preserve"> </w:t>
      </w:r>
      <w:r w:rsidR="00BD1785">
        <w:t>anaerobically</w:t>
      </w:r>
      <w:r w:rsidR="000C60E4">
        <w:t xml:space="preserve"> via fermentation</w:t>
      </w:r>
      <w:r w:rsidR="00E23CE5">
        <w:t xml:space="preserve"> processes</w:t>
      </w:r>
      <w:r w:rsidR="00B825B4">
        <w:t xml:space="preserve"> </w:t>
      </w:r>
      <w:r w:rsidR="00A8183E">
        <w:t xml:space="preserve">that </w:t>
      </w:r>
      <w:r w:rsidR="00B825B4">
        <w:t xml:space="preserve">locally lead to </w:t>
      </w:r>
      <w:r w:rsidR="00E23CE5">
        <w:t xml:space="preserve">acid production and </w:t>
      </w:r>
      <w:r w:rsidR="00B825B4">
        <w:t xml:space="preserve">a decrease in </w:t>
      </w:r>
      <w:r w:rsidR="00A8183E">
        <w:t xml:space="preserve">biofilm fluid </w:t>
      </w:r>
      <w:r w:rsidR="00B825B4">
        <w:t xml:space="preserve">pH, which links </w:t>
      </w:r>
      <w:r w:rsidR="00B825B4">
        <w:rPr>
          <w:i/>
        </w:rPr>
        <w:t>S</w:t>
      </w:r>
      <w:r w:rsidR="00B825B4" w:rsidRPr="00B825B4">
        <w:rPr>
          <w:i/>
        </w:rPr>
        <w:t xml:space="preserve">treptococcus </w:t>
      </w:r>
      <w:r w:rsidR="00B825B4">
        <w:t xml:space="preserve">species with </w:t>
      </w:r>
      <w:r w:rsidR="007759CF">
        <w:t xml:space="preserve">dental </w:t>
      </w:r>
      <w:r w:rsidR="00B825B4">
        <w:t>caries</w:t>
      </w:r>
      <w:r w:rsidR="00E23CE5">
        <w:t>.</w:t>
      </w:r>
      <w:r w:rsidR="00255219">
        <w:t xml:space="preserve"> </w:t>
      </w:r>
      <w:r w:rsidR="00E23CE5">
        <w:t>O</w:t>
      </w:r>
      <w:r w:rsidR="00B825B4">
        <w:t xml:space="preserve">n the positive side, </w:t>
      </w:r>
      <w:r w:rsidR="001E77D3">
        <w:t xml:space="preserve">the </w:t>
      </w:r>
      <w:r w:rsidR="00DA5A34">
        <w:t>acid</w:t>
      </w:r>
      <w:r w:rsidR="00E23CE5">
        <w:t xml:space="preserve"> </w:t>
      </w:r>
      <w:r w:rsidR="00DA5A34">
        <w:t>produc</w:t>
      </w:r>
      <w:r w:rsidR="00E23CE5">
        <w:t>tion</w:t>
      </w:r>
      <w:r w:rsidR="00DA5A34">
        <w:t xml:space="preserve"> </w:t>
      </w:r>
      <w:r w:rsidR="00E23CE5">
        <w:t>resulting from</w:t>
      </w:r>
      <w:r w:rsidR="00C44383">
        <w:t xml:space="preserve"> streptococcal</w:t>
      </w:r>
      <w:r w:rsidR="00DA5A34">
        <w:t xml:space="preserve"> </w:t>
      </w:r>
      <w:r w:rsidR="00B825B4">
        <w:t>carbohydrate</w:t>
      </w:r>
      <w:r w:rsidR="00A8183E">
        <w:t xml:space="preserve"> fermentation</w:t>
      </w:r>
      <w:r w:rsidR="00B825B4">
        <w:t xml:space="preserve"> </w:t>
      </w:r>
      <w:r w:rsidR="00E23CE5">
        <w:t xml:space="preserve">may </w:t>
      </w:r>
      <w:r w:rsidR="00BB6513">
        <w:t>function as a regulatory mechanism of the biofilm in situations characterized by a transient increase in local pH</w:t>
      </w:r>
      <w:r w:rsidR="007759CF">
        <w:t>, for example during</w:t>
      </w:r>
      <w:r w:rsidR="00BB6513">
        <w:t xml:space="preserve"> inflammatory conditions</w:t>
      </w:r>
      <w:r w:rsidR="000D47CC">
        <w:rPr>
          <w:vertAlign w:val="superscript"/>
        </w:rPr>
        <w:t>11</w:t>
      </w:r>
      <w:r w:rsidR="00BB6513">
        <w:t>.</w:t>
      </w:r>
      <w:r w:rsidR="00B825B4">
        <w:t xml:space="preserve"> </w:t>
      </w:r>
    </w:p>
    <w:p w14:paraId="7BE7734E" w14:textId="3F77AFFB" w:rsidR="00B13FED" w:rsidRPr="009B69F9" w:rsidRDefault="00986376" w:rsidP="004B4E28">
      <w:pPr>
        <w:spacing w:line="360" w:lineRule="auto"/>
        <w:jc w:val="both"/>
      </w:pPr>
      <w:r>
        <w:t xml:space="preserve">In the oral cavity, </w:t>
      </w:r>
      <w:r>
        <w:rPr>
          <w:i/>
        </w:rPr>
        <w:t xml:space="preserve">Streptococcus </w:t>
      </w:r>
      <w:r>
        <w:t>species live</w:t>
      </w:r>
      <w:r w:rsidR="000D47CC">
        <w:t xml:space="preserve"> </w:t>
      </w:r>
      <w:r w:rsidR="007F0012">
        <w:t>closely</w:t>
      </w:r>
      <w:r>
        <w:t xml:space="preserve"> together in polymicrobial biofilms</w:t>
      </w:r>
      <w:r w:rsidR="007F0012">
        <w:t>,</w:t>
      </w:r>
      <w:r w:rsidR="00DC508A">
        <w:t xml:space="preserve"> </w:t>
      </w:r>
      <w:r w:rsidR="00A563B4">
        <w:t>shaped by synergistic and antagonistic interactions with other</w:t>
      </w:r>
      <w:r w:rsidR="000D47CC">
        <w:t xml:space="preserve"> members of the biofilm</w:t>
      </w:r>
      <w:r w:rsidR="00A563B4">
        <w:t xml:space="preserve"> community</w:t>
      </w:r>
      <w:r w:rsidR="00A563B4">
        <w:rPr>
          <w:vertAlign w:val="superscript"/>
        </w:rPr>
        <w:t>12</w:t>
      </w:r>
      <w:r w:rsidR="000D47CC">
        <w:t xml:space="preserve">. Therefore, </w:t>
      </w:r>
      <w:r w:rsidR="007F0012">
        <w:t xml:space="preserve">the </w:t>
      </w:r>
      <w:r w:rsidR="009B69F9">
        <w:t>interaction of</w:t>
      </w:r>
      <w:r w:rsidR="009B69F9" w:rsidRPr="009B69F9">
        <w:rPr>
          <w:i/>
        </w:rPr>
        <w:t xml:space="preserve"> </w:t>
      </w:r>
      <w:r w:rsidR="009B69F9">
        <w:rPr>
          <w:i/>
        </w:rPr>
        <w:t xml:space="preserve">Streptococcus </w:t>
      </w:r>
      <w:r w:rsidR="009B69F9">
        <w:t xml:space="preserve">species </w:t>
      </w:r>
      <w:r w:rsidR="007F0012">
        <w:t xml:space="preserve">and their phenotypic profile </w:t>
      </w:r>
      <w:r w:rsidR="007759CF">
        <w:t>in situations with</w:t>
      </w:r>
      <w:r w:rsidR="007F0012">
        <w:t xml:space="preserve"> </w:t>
      </w:r>
      <w:r w:rsidR="00D96B72">
        <w:t xml:space="preserve">different ecological </w:t>
      </w:r>
      <w:r w:rsidR="000D47CC">
        <w:t>conditions</w:t>
      </w:r>
      <w:r w:rsidR="007F0012">
        <w:t xml:space="preserve"> should ideally be studied</w:t>
      </w:r>
      <w:r w:rsidR="009B69F9">
        <w:t xml:space="preserve"> using</w:t>
      </w:r>
      <w:r w:rsidR="009B69F9" w:rsidRPr="00DC508A">
        <w:rPr>
          <w:i/>
        </w:rPr>
        <w:t xml:space="preserve"> in-vivo</w:t>
      </w:r>
      <w:r w:rsidR="009B69F9">
        <w:t xml:space="preserve"> clinical samples</w:t>
      </w:r>
      <w:r w:rsidR="00A563B4">
        <w:rPr>
          <w:vertAlign w:val="superscript"/>
        </w:rPr>
        <w:t>13</w:t>
      </w:r>
      <w:r w:rsidR="009B69F9">
        <w:t xml:space="preserve">. </w:t>
      </w:r>
      <w:r w:rsidR="00D96B72">
        <w:t xml:space="preserve">Indeed, </w:t>
      </w:r>
      <w:r w:rsidR="009B69F9">
        <w:rPr>
          <w:i/>
        </w:rPr>
        <w:t>Streptococcus</w:t>
      </w:r>
      <w:r w:rsidR="009B69F9">
        <w:t xml:space="preserve"> </w:t>
      </w:r>
      <w:r>
        <w:t>species are</w:t>
      </w:r>
      <w:r w:rsidR="00456E3B">
        <w:t xml:space="preserve"> closely related</w:t>
      </w:r>
      <w:r w:rsidR="007759CF">
        <w:t xml:space="preserve"> genetically</w:t>
      </w:r>
      <w:r w:rsidR="009B69F9">
        <w:t xml:space="preserve">, </w:t>
      </w:r>
      <w:r w:rsidR="00255219">
        <w:t xml:space="preserve">which is </w:t>
      </w:r>
      <w:r w:rsidR="009B69F9">
        <w:t>wh</w:t>
      </w:r>
      <w:r w:rsidR="007F0012">
        <w:t>y</w:t>
      </w:r>
      <w:r w:rsidR="009B69F9">
        <w:t xml:space="preserve"> it is often not possible </w:t>
      </w:r>
      <w:r>
        <w:t>to distinguish th</w:t>
      </w:r>
      <w:r w:rsidR="00255219">
        <w:t>em</w:t>
      </w:r>
      <w:r>
        <w:t xml:space="preserve"> at species level, </w:t>
      </w:r>
      <w:r w:rsidR="00255219">
        <w:t xml:space="preserve">using </w:t>
      </w:r>
      <w:r w:rsidR="00D96B72">
        <w:lastRenderedPageBreak/>
        <w:t>16S rDNA methods</w:t>
      </w:r>
      <w:r w:rsidR="00A563B4">
        <w:rPr>
          <w:vertAlign w:val="superscript"/>
        </w:rPr>
        <w:t>14</w:t>
      </w:r>
      <w:r>
        <w:t>.</w:t>
      </w:r>
      <w:r w:rsidR="009B69F9">
        <w:t xml:space="preserve"> Th</w:t>
      </w:r>
      <w:r w:rsidR="001C241A">
        <w:t>us</w:t>
      </w:r>
      <w:r w:rsidR="009B69F9">
        <w:t>, most information on</w:t>
      </w:r>
      <w:r w:rsidR="00456E3B">
        <w:t xml:space="preserve"> metabolic characteristics such as carbohydrate metabolism of</w:t>
      </w:r>
      <w:r w:rsidR="009B69F9">
        <w:t xml:space="preserve"> </w:t>
      </w:r>
      <w:r w:rsidR="009B69F9">
        <w:rPr>
          <w:i/>
        </w:rPr>
        <w:t xml:space="preserve">Streptococcus </w:t>
      </w:r>
      <w:r w:rsidR="009B69F9">
        <w:t xml:space="preserve">species comes from </w:t>
      </w:r>
      <w:r w:rsidR="007F0012" w:rsidRPr="007F0012">
        <w:rPr>
          <w:i/>
        </w:rPr>
        <w:t>in-vitro</w:t>
      </w:r>
      <w:r w:rsidR="007F0012">
        <w:t xml:space="preserve"> </w:t>
      </w:r>
      <w:r w:rsidR="007759CF">
        <w:t xml:space="preserve">culture </w:t>
      </w:r>
      <w:r w:rsidR="009B69F9">
        <w:t>microbiology</w:t>
      </w:r>
      <w:r w:rsidR="007759CF">
        <w:t>,</w:t>
      </w:r>
      <w:r w:rsidR="00456E3B">
        <w:t xml:space="preserve"> based on analysis of gene expression by</w:t>
      </w:r>
      <w:r w:rsidR="008B01E0">
        <w:t xml:space="preserve"> </w:t>
      </w:r>
      <w:r w:rsidR="00456E3B">
        <w:rPr>
          <w:i/>
        </w:rPr>
        <w:t xml:space="preserve">Streptococcus </w:t>
      </w:r>
      <w:r w:rsidR="00456E3B">
        <w:t>species grown in either mono- or polymicrobial biofilms</w:t>
      </w:r>
      <w:r w:rsidR="00A563B4">
        <w:rPr>
          <w:vertAlign w:val="superscript"/>
        </w:rPr>
        <w:t>5</w:t>
      </w:r>
      <w:r w:rsidR="00456E3B">
        <w:t xml:space="preserve">. Therefore, </w:t>
      </w:r>
      <w:r w:rsidR="001C241A">
        <w:t xml:space="preserve">much is to be learned on how different </w:t>
      </w:r>
      <w:r w:rsidR="001C241A">
        <w:rPr>
          <w:i/>
        </w:rPr>
        <w:t xml:space="preserve">Streptococcus </w:t>
      </w:r>
      <w:r w:rsidR="001C241A">
        <w:t>species adapt to changes in ecological conditions</w:t>
      </w:r>
      <w:r w:rsidR="008B01E0">
        <w:t xml:space="preserve"> in complex biofilms </w:t>
      </w:r>
      <w:r w:rsidR="008B01E0" w:rsidRPr="008B01E0">
        <w:rPr>
          <w:i/>
        </w:rPr>
        <w:t>in-vivo</w:t>
      </w:r>
      <w:r w:rsidR="00DC508A">
        <w:t>.</w:t>
      </w:r>
      <w:r w:rsidR="001C241A">
        <w:t xml:space="preserve"> </w:t>
      </w:r>
      <w:r w:rsidR="00456E3B">
        <w:t xml:space="preserve"> </w:t>
      </w:r>
      <w:r w:rsidR="009B69F9">
        <w:t xml:space="preserve">  </w:t>
      </w:r>
      <w:r>
        <w:t xml:space="preserve"> </w:t>
      </w:r>
      <w:r w:rsidR="002156E9" w:rsidRPr="00986376">
        <w:rPr>
          <w:i/>
        </w:rPr>
        <w:t xml:space="preserve">  </w:t>
      </w:r>
    </w:p>
    <w:p w14:paraId="793F63C1" w14:textId="58655E0C" w:rsidR="008B01E0" w:rsidRDefault="009B69F9" w:rsidP="004B4E28">
      <w:pPr>
        <w:spacing w:line="360" w:lineRule="auto"/>
        <w:jc w:val="both"/>
      </w:pPr>
      <w:r>
        <w:t>The oral cavity</w:t>
      </w:r>
      <w:r w:rsidR="008B01E0">
        <w:t xml:space="preserve"> is</w:t>
      </w:r>
      <w:r>
        <w:t xml:space="preserve"> </w:t>
      </w:r>
      <w:r w:rsidR="00101117">
        <w:t xml:space="preserve">unique compared to other body sites, since it </w:t>
      </w:r>
      <w:r>
        <w:t xml:space="preserve">is composed of different </w:t>
      </w:r>
      <w:r w:rsidR="008B01E0">
        <w:t>locations</w:t>
      </w:r>
      <w:r>
        <w:t>, which despite being anatomically close</w:t>
      </w:r>
      <w:r w:rsidR="00101117">
        <w:t>,</w:t>
      </w:r>
      <w:r>
        <w:t xml:space="preserve"> are </w:t>
      </w:r>
      <w:r w:rsidR="00101117">
        <w:t xml:space="preserve">determined </w:t>
      </w:r>
      <w:r>
        <w:t>by critically different ecological conditions</w:t>
      </w:r>
      <w:r w:rsidR="00467521">
        <w:rPr>
          <w:vertAlign w:val="superscript"/>
        </w:rPr>
        <w:t>15</w:t>
      </w:r>
      <w:r>
        <w:t>. For example, the tongue</w:t>
      </w:r>
      <w:r w:rsidR="00DC508A">
        <w:t xml:space="preserve"> surface is characterized by a slow epithelial turn-over and </w:t>
      </w:r>
      <w:r w:rsidR="00101117">
        <w:t>deep</w:t>
      </w:r>
      <w:r w:rsidR="00D760E1">
        <w:t xml:space="preserve"> anaerobic</w:t>
      </w:r>
      <w:r w:rsidR="00101117">
        <w:t xml:space="preserve"> </w:t>
      </w:r>
      <w:r w:rsidR="00DC508A">
        <w:t>crypts</w:t>
      </w:r>
      <w:r w:rsidR="00101117">
        <w:t>, which favors growth of a mature biofilm</w:t>
      </w:r>
      <w:r w:rsidR="00467521">
        <w:rPr>
          <w:vertAlign w:val="superscript"/>
        </w:rPr>
        <w:t>16</w:t>
      </w:r>
      <w:r w:rsidR="00D760E1">
        <w:t xml:space="preserve">. On the other hand, in individuals who perform regular oral hygiene, </w:t>
      </w:r>
      <w:r w:rsidR="00255219">
        <w:t xml:space="preserve">subgingival </w:t>
      </w:r>
      <w:r w:rsidR="00D760E1">
        <w:t>dental plaque is</w:t>
      </w:r>
      <w:r w:rsidR="008B01E0">
        <w:t xml:space="preserve"> a more immature biofilm, formed</w:t>
      </w:r>
      <w:r w:rsidR="00D760E1">
        <w:t xml:space="preserve"> in</w:t>
      </w:r>
      <w:r w:rsidR="00C63846">
        <w:t xml:space="preserve"> predominantly</w:t>
      </w:r>
      <w:r w:rsidR="00D760E1">
        <w:t xml:space="preserve"> aerob</w:t>
      </w:r>
      <w:r w:rsidR="008B01E0">
        <w:t>ic</w:t>
      </w:r>
      <w:r w:rsidR="00D760E1">
        <w:t xml:space="preserve"> conditions</w:t>
      </w:r>
      <w:r w:rsidR="00196147">
        <w:rPr>
          <w:vertAlign w:val="superscript"/>
        </w:rPr>
        <w:t>17</w:t>
      </w:r>
      <w:r w:rsidR="00D760E1">
        <w:t>. The</w:t>
      </w:r>
      <w:r w:rsidR="00D96B72">
        <w:t xml:space="preserve">refore, the tongue and the </w:t>
      </w:r>
      <w:r w:rsidR="00255219">
        <w:t>subgingival</w:t>
      </w:r>
      <w:r w:rsidR="00D760E1">
        <w:t xml:space="preserve"> biofilm constitute</w:t>
      </w:r>
      <w:r w:rsidR="005B1671">
        <w:t xml:space="preserve"> microbial</w:t>
      </w:r>
      <w:r w:rsidR="008B01E0">
        <w:t xml:space="preserve"> communities shaped</w:t>
      </w:r>
      <w:r w:rsidR="00D760E1">
        <w:t xml:space="preserve"> </w:t>
      </w:r>
      <w:r w:rsidR="005B1671">
        <w:t xml:space="preserve">by </w:t>
      </w:r>
      <w:r w:rsidR="00D760E1">
        <w:t>critically di</w:t>
      </w:r>
      <w:r w:rsidR="008B01E0">
        <w:t>fferent ecological conditions</w:t>
      </w:r>
      <w:r w:rsidR="00D760E1">
        <w:t>. Saliva is sterile when entering the oral cavity</w:t>
      </w:r>
      <w:r w:rsidR="00196147">
        <w:rPr>
          <w:vertAlign w:val="superscript"/>
        </w:rPr>
        <w:t>18</w:t>
      </w:r>
      <w:r w:rsidR="00D760E1">
        <w:t xml:space="preserve">. Accordingly, saliva is a conglomerate of bacteria shed from different oral surfaces, with </w:t>
      </w:r>
      <w:r w:rsidR="00255219">
        <w:t>subgingival dental</w:t>
      </w:r>
      <w:r w:rsidR="00D760E1">
        <w:t xml:space="preserve"> and tongue biofilm as </w:t>
      </w:r>
      <w:r w:rsidR="00255219">
        <w:t xml:space="preserve">some of the </w:t>
      </w:r>
      <w:r w:rsidR="00D760E1">
        <w:t>prime donor sites</w:t>
      </w:r>
      <w:r w:rsidR="00196147">
        <w:rPr>
          <w:vertAlign w:val="superscript"/>
        </w:rPr>
        <w:t>19</w:t>
      </w:r>
      <w:r w:rsidR="00D760E1">
        <w:t>. As compared to</w:t>
      </w:r>
      <w:r w:rsidR="00255219">
        <w:t xml:space="preserve"> tongue and subgingival</w:t>
      </w:r>
      <w:r w:rsidR="00D760E1">
        <w:t xml:space="preserve"> biofilms, the salivary microbiota is primarily planktonic</w:t>
      </w:r>
      <w:r w:rsidR="00196147">
        <w:rPr>
          <w:vertAlign w:val="superscript"/>
        </w:rPr>
        <w:t>13</w:t>
      </w:r>
      <w:r w:rsidR="00D760E1">
        <w:t xml:space="preserve">. </w:t>
      </w:r>
      <w:r w:rsidR="008B01E0">
        <w:t>Indeed,</w:t>
      </w:r>
      <w:r w:rsidR="00D64EDA">
        <w:t xml:space="preserve"> </w:t>
      </w:r>
      <w:r w:rsidR="00D64EDA" w:rsidRPr="00D64EDA">
        <w:rPr>
          <w:i/>
        </w:rPr>
        <w:t>Streptococcus</w:t>
      </w:r>
      <w:r w:rsidR="00D64EDA">
        <w:t xml:space="preserve"> species are highly abundant in both tongue and </w:t>
      </w:r>
      <w:r w:rsidR="00255219">
        <w:t xml:space="preserve">subgingival </w:t>
      </w:r>
      <w:r w:rsidR="00D64EDA">
        <w:t>dental biofilms as we</w:t>
      </w:r>
      <w:r w:rsidR="005340DF">
        <w:t>ll as</w:t>
      </w:r>
      <w:r w:rsidR="00C63846">
        <w:t xml:space="preserve"> in</w:t>
      </w:r>
      <w:r w:rsidR="005340DF">
        <w:t xml:space="preserve"> saliva</w:t>
      </w:r>
      <w:r w:rsidR="00196147">
        <w:rPr>
          <w:vertAlign w:val="superscript"/>
        </w:rPr>
        <w:t>19</w:t>
      </w:r>
      <w:r w:rsidR="005340DF">
        <w:t xml:space="preserve">, which is why concomitant characterization of </w:t>
      </w:r>
      <w:r w:rsidR="005340DF" w:rsidRPr="00D64EDA">
        <w:rPr>
          <w:i/>
        </w:rPr>
        <w:t>Streptococcus</w:t>
      </w:r>
      <w:r w:rsidR="005340DF">
        <w:t xml:space="preserve"> species in these samples offer the possibility to study how </w:t>
      </w:r>
      <w:r w:rsidR="005340DF" w:rsidRPr="00D64EDA">
        <w:rPr>
          <w:i/>
        </w:rPr>
        <w:t>Streptococcus</w:t>
      </w:r>
      <w:r w:rsidR="005340DF">
        <w:t xml:space="preserve"> species adapt </w:t>
      </w:r>
      <w:r w:rsidR="003C2973">
        <w:t xml:space="preserve">to </w:t>
      </w:r>
      <w:r w:rsidR="005340DF">
        <w:t>different ecological conditions.</w:t>
      </w:r>
    </w:p>
    <w:p w14:paraId="0FE2DD06" w14:textId="6FBFA44F" w:rsidR="00490D2E" w:rsidRDefault="003C2973" w:rsidP="004B4E28">
      <w:pPr>
        <w:spacing w:line="360" w:lineRule="auto"/>
        <w:jc w:val="both"/>
      </w:pPr>
      <w:r>
        <w:t>T</w:t>
      </w:r>
      <w:r w:rsidR="005340DF">
        <w:t xml:space="preserve">he purpose </w:t>
      </w:r>
      <w:r>
        <w:t>the present study was to determine</w:t>
      </w:r>
      <w:r w:rsidR="005340DF">
        <w:t xml:space="preserve"> if different ecological characteristics such as oxygen availability and presence of chroni</w:t>
      </w:r>
      <w:r w:rsidR="00D96B72">
        <w:t>c inflammation as</w:t>
      </w:r>
      <w:r>
        <w:t>sociate</w:t>
      </w:r>
      <w:r w:rsidR="00D96B72">
        <w:t xml:space="preserve"> with </w:t>
      </w:r>
      <w:r w:rsidR="005340DF">
        <w:t xml:space="preserve">activity of predominant members of genus </w:t>
      </w:r>
      <w:r w:rsidR="005340DF">
        <w:rPr>
          <w:i/>
        </w:rPr>
        <w:t xml:space="preserve">Streptococcus. </w:t>
      </w:r>
      <w:r w:rsidR="005340DF">
        <w:t xml:space="preserve">We </w:t>
      </w:r>
      <w:r>
        <w:t>applied</w:t>
      </w:r>
      <w:r w:rsidR="005340DF">
        <w:t xml:space="preserve"> </w:t>
      </w:r>
      <w:r w:rsidR="008B01E0">
        <w:t xml:space="preserve">paired metagenomics and </w:t>
      </w:r>
      <w:proofErr w:type="spellStart"/>
      <w:r w:rsidR="008B01E0">
        <w:t>metatranscriptomics</w:t>
      </w:r>
      <w:proofErr w:type="spellEnd"/>
      <w:r w:rsidR="008B01E0">
        <w:t xml:space="preserve"> to characterize </w:t>
      </w:r>
      <w:r w:rsidR="005340DF">
        <w:t xml:space="preserve">and compare </w:t>
      </w:r>
      <w:r w:rsidR="00C63846">
        <w:t>transcriptional</w:t>
      </w:r>
      <w:r w:rsidR="008B01E0">
        <w:t xml:space="preserve"> activity of the predominant </w:t>
      </w:r>
      <w:r w:rsidR="008B01E0">
        <w:rPr>
          <w:i/>
        </w:rPr>
        <w:t xml:space="preserve">Streptococcus </w:t>
      </w:r>
      <w:r w:rsidR="008B01E0">
        <w:t xml:space="preserve">species identified in clinical samples, </w:t>
      </w:r>
      <w:proofErr w:type="gramStart"/>
      <w:r w:rsidR="008B01E0">
        <w:t>i.e.</w:t>
      </w:r>
      <w:proofErr w:type="gramEnd"/>
      <w:r w:rsidR="008B01E0">
        <w:t xml:space="preserve"> tongue biofilm, </w:t>
      </w:r>
      <w:r>
        <w:t xml:space="preserve">subgingival </w:t>
      </w:r>
      <w:r w:rsidR="008B01E0">
        <w:t>dental biofilm and saliva collected from orally healthy individuals and patient</w:t>
      </w:r>
      <w:r w:rsidR="005340DF">
        <w:t>s</w:t>
      </w:r>
      <w:r w:rsidR="008B01E0">
        <w:t xml:space="preserve"> with chronic oral inflammation</w:t>
      </w:r>
      <w:r w:rsidR="00D96B72">
        <w:t xml:space="preserve"> (</w:t>
      </w:r>
      <w:proofErr w:type="spellStart"/>
      <w:r w:rsidR="00D96B72">
        <w:t>periodotitis</w:t>
      </w:r>
      <w:proofErr w:type="spellEnd"/>
      <w:r w:rsidR="00D96B72">
        <w:t>)</w:t>
      </w:r>
      <w:r w:rsidR="008B01E0">
        <w:t>.</w:t>
      </w:r>
      <w:r w:rsidR="00325856">
        <w:t xml:space="preserve"> We tested the hypothesis that genetically closely related </w:t>
      </w:r>
      <w:r w:rsidR="00325856">
        <w:rPr>
          <w:i/>
        </w:rPr>
        <w:t xml:space="preserve">Streptococcus </w:t>
      </w:r>
      <w:r w:rsidR="00325856">
        <w:t>species</w:t>
      </w:r>
      <w:r w:rsidR="00E630A0">
        <w:t xml:space="preserve"> </w:t>
      </w:r>
      <w:r w:rsidR="00325856">
        <w:t xml:space="preserve">express different </w:t>
      </w:r>
      <w:r>
        <w:t>transcriptional</w:t>
      </w:r>
      <w:r w:rsidR="00325856">
        <w:t xml:space="preserve"> </w:t>
      </w:r>
      <w:r w:rsidR="00A5612B">
        <w:t xml:space="preserve">activities </w:t>
      </w:r>
      <w:r w:rsidR="00E630A0">
        <w:t>in samples collected from environments with critically different ecological conditions determined by site and inflammatory status</w:t>
      </w:r>
      <w:r w:rsidR="00490D2E">
        <w:t>.</w:t>
      </w:r>
    </w:p>
    <w:p w14:paraId="0D45F70A" w14:textId="77777777" w:rsidR="00D674B4" w:rsidRPr="00325856" w:rsidRDefault="00325856" w:rsidP="004B4E28">
      <w:pPr>
        <w:spacing w:line="360" w:lineRule="auto"/>
        <w:jc w:val="both"/>
      </w:pPr>
      <w:r>
        <w:t xml:space="preserve">  </w:t>
      </w:r>
    </w:p>
    <w:p w14:paraId="5022F587" w14:textId="77777777" w:rsidR="00D674B4" w:rsidRDefault="00D674B4" w:rsidP="00986376">
      <w:pPr>
        <w:spacing w:line="360" w:lineRule="auto"/>
        <w:rPr>
          <w:b/>
        </w:rPr>
      </w:pPr>
    </w:p>
    <w:p w14:paraId="68320D0A" w14:textId="77777777" w:rsidR="00D674B4" w:rsidRDefault="00D674B4" w:rsidP="00986376">
      <w:pPr>
        <w:spacing w:line="360" w:lineRule="auto"/>
        <w:rPr>
          <w:b/>
        </w:rPr>
      </w:pPr>
    </w:p>
    <w:p w14:paraId="7D902B9E" w14:textId="77777777" w:rsidR="003C2973" w:rsidRDefault="003C2973" w:rsidP="00986376">
      <w:pPr>
        <w:spacing w:line="360" w:lineRule="auto"/>
        <w:rPr>
          <w:b/>
        </w:rPr>
      </w:pPr>
    </w:p>
    <w:p w14:paraId="2722D4AA" w14:textId="28D1394E" w:rsidR="00B56049" w:rsidRPr="00B56049" w:rsidRDefault="00B56049" w:rsidP="00986376">
      <w:pPr>
        <w:spacing w:line="360" w:lineRule="auto"/>
        <w:rPr>
          <w:b/>
        </w:rPr>
      </w:pPr>
      <w:r w:rsidRPr="00B56049">
        <w:rPr>
          <w:b/>
        </w:rPr>
        <w:lastRenderedPageBreak/>
        <w:t>Methods</w:t>
      </w:r>
    </w:p>
    <w:p w14:paraId="7E455845" w14:textId="77777777" w:rsidR="00B56049" w:rsidRPr="00B56049" w:rsidRDefault="00B56049" w:rsidP="00B56049">
      <w:pPr>
        <w:pStyle w:val="Standard"/>
        <w:spacing w:line="360" w:lineRule="auto"/>
        <w:rPr>
          <w:lang w:val="en-US"/>
        </w:rPr>
      </w:pPr>
      <w:r w:rsidRPr="00B56049">
        <w:rPr>
          <w:i/>
          <w:lang w:val="en-GB"/>
        </w:rPr>
        <w:t>Study population and sample collection</w:t>
      </w:r>
    </w:p>
    <w:p w14:paraId="45583917" w14:textId="7AFCDA33" w:rsidR="00BA6E6E" w:rsidRDefault="00BA6E6E" w:rsidP="00B56049">
      <w:pPr>
        <w:pStyle w:val="Standard"/>
        <w:spacing w:line="360" w:lineRule="auto"/>
        <w:jc w:val="both"/>
        <w:rPr>
          <w:lang w:val="en-GB"/>
        </w:rPr>
      </w:pPr>
      <w:r>
        <w:rPr>
          <w:lang w:val="en-US"/>
        </w:rPr>
        <w:t>The present study is part of a series of studies based on characterization of the oral microbiota in samples collected from the same cohort. Thus, the study population and sample collection has been described in detail</w:t>
      </w:r>
      <w:r w:rsidR="00196147">
        <w:rPr>
          <w:vertAlign w:val="superscript"/>
          <w:lang w:val="en-US"/>
        </w:rPr>
        <w:t>20</w:t>
      </w:r>
      <w:r>
        <w:rPr>
          <w:lang w:val="en-US"/>
        </w:rPr>
        <w:t xml:space="preserve">. In brief, the study was performed at University of Copenhagen in January 2018, where a total of 66 microbial samples were collected from 11 </w:t>
      </w:r>
      <w:r w:rsidR="00B56049" w:rsidRPr="00B56049">
        <w:rPr>
          <w:lang w:val="en-GB"/>
        </w:rPr>
        <w:t xml:space="preserve">patients with chronic periodontitis, and 11 orally healthy controls. </w:t>
      </w:r>
      <w:r w:rsidRPr="00B56049">
        <w:rPr>
          <w:lang w:val="en-GB"/>
        </w:rPr>
        <w:t>The study was approved by the regional ethical committee (H-16016368) and reported to the local data authorization of University of Copenhagen (SUND-2018-8).</w:t>
      </w:r>
    </w:p>
    <w:p w14:paraId="64930217" w14:textId="77777777" w:rsidR="00BA6E6E" w:rsidRPr="00B56049" w:rsidRDefault="00B56049" w:rsidP="00BA6E6E">
      <w:pPr>
        <w:pStyle w:val="Standard"/>
        <w:spacing w:line="360" w:lineRule="auto"/>
        <w:jc w:val="both"/>
        <w:rPr>
          <w:lang w:val="en-US"/>
        </w:rPr>
      </w:pPr>
      <w:r w:rsidRPr="00B56049">
        <w:rPr>
          <w:lang w:val="en-GB"/>
        </w:rPr>
        <w:t xml:space="preserve">The periodontitis group </w:t>
      </w:r>
      <w:r w:rsidR="00E43146">
        <w:rPr>
          <w:lang w:val="en-GB"/>
        </w:rPr>
        <w:t>(M/F: 5/6), out of which four were current smokers, had a</w:t>
      </w:r>
      <w:r w:rsidRPr="00B56049">
        <w:rPr>
          <w:lang w:val="en-GB"/>
        </w:rPr>
        <w:t xml:space="preserve"> mean age of 64 yrs. (55-77 yrs.), </w:t>
      </w:r>
      <w:r w:rsidR="00E43146">
        <w:rPr>
          <w:lang w:val="en-GB"/>
        </w:rPr>
        <w:t>T</w:t>
      </w:r>
      <w:r w:rsidRPr="00B56049">
        <w:rPr>
          <w:lang w:val="en-GB"/>
        </w:rPr>
        <w:t>he control group</w:t>
      </w:r>
      <w:r w:rsidR="00E43146">
        <w:rPr>
          <w:lang w:val="en-GB"/>
        </w:rPr>
        <w:t xml:space="preserve"> (M/F: 4/7) had a </w:t>
      </w:r>
      <w:r w:rsidRPr="00B56049">
        <w:rPr>
          <w:lang w:val="en-GB"/>
        </w:rPr>
        <w:t xml:space="preserve">mean age of 60 </w:t>
      </w:r>
      <w:r w:rsidR="00E43146">
        <w:rPr>
          <w:lang w:val="en-GB"/>
        </w:rPr>
        <w:t>yrs. (50-71 yrs.), and included three daily smokers.</w:t>
      </w:r>
      <w:r w:rsidRPr="00B56049">
        <w:rPr>
          <w:lang w:val="en-GB"/>
        </w:rPr>
        <w:t xml:space="preserve"> </w:t>
      </w:r>
      <w:r w:rsidR="00BA6E6E" w:rsidRPr="00B56049">
        <w:rPr>
          <w:lang w:val="en-GB"/>
        </w:rPr>
        <w:t>Exclusion criteria</w:t>
      </w:r>
      <w:r w:rsidR="00E43146">
        <w:rPr>
          <w:lang w:val="en-GB"/>
        </w:rPr>
        <w:t xml:space="preserve"> in both groups</w:t>
      </w:r>
      <w:r w:rsidR="00BA6E6E" w:rsidRPr="00B56049">
        <w:rPr>
          <w:lang w:val="en-GB"/>
        </w:rPr>
        <w:t>: age&lt; 50 yrs., systemic diseases, use of any kind of medication including usage of antibiotics within the last three months.</w:t>
      </w:r>
    </w:p>
    <w:p w14:paraId="76C42B48" w14:textId="5AAE23F3" w:rsidR="00B56049" w:rsidRDefault="00E43146" w:rsidP="00B56049">
      <w:pPr>
        <w:pStyle w:val="Standard"/>
        <w:spacing w:line="360" w:lineRule="auto"/>
        <w:jc w:val="both"/>
        <w:rPr>
          <w:lang w:val="en-GB"/>
        </w:rPr>
      </w:pPr>
      <w:r>
        <w:rPr>
          <w:lang w:val="en-US"/>
        </w:rPr>
        <w:t>M</w:t>
      </w:r>
      <w:proofErr w:type="spellStart"/>
      <w:r w:rsidR="00B56049" w:rsidRPr="00B56049">
        <w:rPr>
          <w:lang w:val="en-GB"/>
        </w:rPr>
        <w:t>icrobial</w:t>
      </w:r>
      <w:proofErr w:type="spellEnd"/>
      <w:r w:rsidR="00B56049" w:rsidRPr="00B56049">
        <w:rPr>
          <w:lang w:val="en-GB"/>
        </w:rPr>
        <w:t xml:space="preserve"> samples</w:t>
      </w:r>
      <w:r>
        <w:rPr>
          <w:lang w:val="en-GB"/>
        </w:rPr>
        <w:t>,</w:t>
      </w:r>
      <w:r w:rsidR="00B56049" w:rsidRPr="00B56049">
        <w:rPr>
          <w:lang w:val="en-GB"/>
        </w:rPr>
        <w:t xml:space="preserve"> subgingival </w:t>
      </w:r>
      <w:proofErr w:type="spellStart"/>
      <w:r w:rsidR="003C2973">
        <w:rPr>
          <w:lang w:val="en-GB"/>
        </w:rPr>
        <w:t>dentall</w:t>
      </w:r>
      <w:proofErr w:type="spellEnd"/>
      <w:r w:rsidR="003C2973">
        <w:rPr>
          <w:lang w:val="en-GB"/>
        </w:rPr>
        <w:t xml:space="preserve"> </w:t>
      </w:r>
      <w:r w:rsidR="00B56049" w:rsidRPr="00B56049">
        <w:rPr>
          <w:lang w:val="en-GB"/>
        </w:rPr>
        <w:t>plaque (n=22), tongue scrapings (n=22) and stimulated saliva (n=22),</w:t>
      </w:r>
      <w:r>
        <w:rPr>
          <w:lang w:val="en-GB"/>
        </w:rPr>
        <w:t xml:space="preserve"> were collected</w:t>
      </w:r>
      <w:r w:rsidR="00B56049" w:rsidRPr="00B56049">
        <w:rPr>
          <w:lang w:val="en-GB"/>
        </w:rPr>
        <w:t xml:space="preserve"> between 8:00 AM and 11:00 AM</w:t>
      </w:r>
      <w:r>
        <w:rPr>
          <w:lang w:val="en-GB"/>
        </w:rPr>
        <w:t>,</w:t>
      </w:r>
      <w:r w:rsidR="00B56049" w:rsidRPr="00B56049">
        <w:rPr>
          <w:lang w:val="en-GB"/>
        </w:rPr>
        <w:t xml:space="preserve"> according to standardized protocols as previously described</w:t>
      </w:r>
      <w:r w:rsidR="00C63846">
        <w:rPr>
          <w:vertAlign w:val="superscript"/>
          <w:lang w:val="en-GB"/>
        </w:rPr>
        <w:t>20</w:t>
      </w:r>
      <w:r w:rsidR="00B56049" w:rsidRPr="00B56049">
        <w:rPr>
          <w:lang w:val="en-GB"/>
        </w:rPr>
        <w:t xml:space="preserve">. Subgingival plaque and tongue coatings were suspended in 2 mL Sodium Chloride (9mg/mL).  Immediately, after collection each sample was divided in two aliquots of 1 mL each, one each for metagenomics and </w:t>
      </w:r>
      <w:proofErr w:type="spellStart"/>
      <w:r w:rsidR="00B56049" w:rsidRPr="00B56049">
        <w:rPr>
          <w:lang w:val="en-GB"/>
        </w:rPr>
        <w:t>metatranscriptomics</w:t>
      </w:r>
      <w:proofErr w:type="spellEnd"/>
      <w:r w:rsidR="00B56049" w:rsidRPr="00B56049">
        <w:rPr>
          <w:lang w:val="en-GB"/>
        </w:rPr>
        <w:t xml:space="preserve"> analysis. </w:t>
      </w:r>
      <w:proofErr w:type="spellStart"/>
      <w:r w:rsidR="00B56049" w:rsidRPr="00B56049">
        <w:rPr>
          <w:lang w:val="en-GB"/>
        </w:rPr>
        <w:t>RNAlater</w:t>
      </w:r>
      <w:proofErr w:type="spellEnd"/>
      <w:r w:rsidR="00B56049" w:rsidRPr="00B56049">
        <w:rPr>
          <w:lang w:val="en-GB"/>
        </w:rPr>
        <w:t xml:space="preserve"> (Life Technologies, Denmark) was added to the aliquot allocated for </w:t>
      </w:r>
      <w:proofErr w:type="spellStart"/>
      <w:r w:rsidR="00B56049" w:rsidRPr="00B56049">
        <w:rPr>
          <w:lang w:val="en-GB"/>
        </w:rPr>
        <w:t>metatranscriptomics</w:t>
      </w:r>
      <w:proofErr w:type="spellEnd"/>
      <w:r w:rsidR="00B56049" w:rsidRPr="00B56049">
        <w:rPr>
          <w:lang w:val="en-GB"/>
        </w:rPr>
        <w:t xml:space="preserve"> and all aliquots were immediately stored at -80°C until further processing.</w:t>
      </w:r>
    </w:p>
    <w:p w14:paraId="5EBD5DD1" w14:textId="77777777" w:rsidR="00B56049" w:rsidRPr="00B56049" w:rsidRDefault="00B56049" w:rsidP="00B56049">
      <w:pPr>
        <w:pStyle w:val="Standard"/>
        <w:spacing w:line="360" w:lineRule="auto"/>
        <w:jc w:val="both"/>
        <w:rPr>
          <w:lang w:val="en-US"/>
        </w:rPr>
      </w:pPr>
      <w:r w:rsidRPr="00B56049">
        <w:rPr>
          <w:i/>
          <w:lang w:val="en-GB"/>
        </w:rPr>
        <w:t xml:space="preserve">Metagenomic and </w:t>
      </w:r>
      <w:proofErr w:type="spellStart"/>
      <w:r w:rsidRPr="00B56049">
        <w:rPr>
          <w:i/>
          <w:lang w:val="en-GB"/>
        </w:rPr>
        <w:t>metatranscriptomic</w:t>
      </w:r>
      <w:proofErr w:type="spellEnd"/>
      <w:r w:rsidRPr="00B56049">
        <w:rPr>
          <w:i/>
          <w:lang w:val="en-GB"/>
        </w:rPr>
        <w:t xml:space="preserve"> library preparation and sequencing</w:t>
      </w:r>
    </w:p>
    <w:p w14:paraId="4EEE6AFC" w14:textId="5C74A2CC" w:rsidR="00CF1511" w:rsidRPr="00196147" w:rsidDel="00C04EFB" w:rsidRDefault="00196147">
      <w:pPr>
        <w:pStyle w:val="NormalWeb"/>
        <w:spacing w:line="360" w:lineRule="auto"/>
        <w:jc w:val="both"/>
        <w:rPr>
          <w:del w:id="0" w:author="Florentin Constancias" w:date="2021-07-01T08:36:00Z"/>
          <w:rFonts w:ascii="Calibri" w:eastAsia="Calibri" w:hAnsi="Calibri" w:cs="F"/>
          <w:sz w:val="22"/>
          <w:szCs w:val="22"/>
          <w:lang w:val="en-GB" w:eastAsia="en-US"/>
        </w:rPr>
      </w:pPr>
      <w:commentRangeStart w:id="1"/>
      <w:r w:rsidRPr="00196147">
        <w:rPr>
          <w:rFonts w:asciiTheme="minorHAnsi" w:hAnsiTheme="minorHAnsi" w:cstheme="minorHAnsi"/>
          <w:sz w:val="22"/>
          <w:szCs w:val="22"/>
        </w:rPr>
        <w:t>Raw data were downloaded from NCBI SRA PRJNA678453</w:t>
      </w:r>
      <w:commentRangeEnd w:id="1"/>
      <w:r w:rsidR="003C2973">
        <w:rPr>
          <w:rStyle w:val="CommentReference"/>
          <w:rFonts w:asciiTheme="minorHAnsi" w:eastAsiaTheme="minorHAnsi" w:hAnsiTheme="minorHAnsi" w:cstheme="minorBidi"/>
          <w:lang w:eastAsia="en-US"/>
        </w:rPr>
        <w:commentReference w:id="1"/>
      </w:r>
      <w:r w:rsidRPr="00196147">
        <w:rPr>
          <w:rFonts w:asciiTheme="minorHAnsi" w:hAnsiTheme="minorHAnsi" w:cstheme="minorHAnsi"/>
          <w:sz w:val="22"/>
          <w:szCs w:val="22"/>
        </w:rPr>
        <w:t>.</w:t>
      </w:r>
      <w:r>
        <w:rPr>
          <w:rFonts w:asciiTheme="minorHAnsi" w:hAnsiTheme="minorHAnsi" w:cstheme="minorHAnsi"/>
          <w:sz w:val="22"/>
          <w:szCs w:val="22"/>
        </w:rPr>
        <w:t xml:space="preserve"> The laboratory </w:t>
      </w:r>
      <w:r w:rsidR="003C2973">
        <w:rPr>
          <w:rFonts w:asciiTheme="minorHAnsi" w:hAnsiTheme="minorHAnsi" w:cstheme="minorHAnsi"/>
          <w:sz w:val="22"/>
          <w:szCs w:val="22"/>
        </w:rPr>
        <w:t>procedures</w:t>
      </w:r>
      <w:ins w:id="2" w:author="Florentin Constancias" w:date="2021-07-01T08:36:00Z">
        <w:r w:rsidR="00C04EFB">
          <w:rPr>
            <w:rFonts w:asciiTheme="minorHAnsi" w:hAnsiTheme="minorHAnsi" w:cstheme="minorHAnsi"/>
            <w:sz w:val="22"/>
            <w:szCs w:val="22"/>
          </w:rPr>
          <w:t xml:space="preserve"> used for DNA and RNA extraction and sequencing</w:t>
        </w:r>
      </w:ins>
      <w:r>
        <w:rPr>
          <w:rFonts w:asciiTheme="minorHAnsi" w:hAnsiTheme="minorHAnsi" w:cstheme="minorHAnsi"/>
          <w:sz w:val="22"/>
          <w:szCs w:val="22"/>
        </w:rPr>
        <w:t xml:space="preserve"> have been described in detail</w:t>
      </w:r>
      <w:r>
        <w:rPr>
          <w:rFonts w:asciiTheme="minorHAnsi" w:hAnsiTheme="minorHAnsi" w:cstheme="minorHAnsi"/>
          <w:sz w:val="22"/>
          <w:szCs w:val="22"/>
          <w:vertAlign w:val="superscript"/>
        </w:rPr>
        <w:t>20</w:t>
      </w:r>
      <w:del w:id="3" w:author="Florentin Constancias" w:date="2021-07-01T08:36:00Z">
        <w:r w:rsidDel="00C04EFB">
          <w:rPr>
            <w:rFonts w:asciiTheme="minorHAnsi" w:hAnsiTheme="minorHAnsi" w:cstheme="minorHAnsi"/>
            <w:sz w:val="22"/>
            <w:szCs w:val="22"/>
          </w:rPr>
          <w:delText>. In brief,</w:delText>
        </w:r>
        <w:r w:rsidRPr="00196147" w:rsidDel="00C04EFB">
          <w:rPr>
            <w:rFonts w:asciiTheme="minorHAnsi" w:hAnsiTheme="minorHAnsi" w:cstheme="minorHAnsi"/>
            <w:sz w:val="22"/>
            <w:szCs w:val="22"/>
          </w:rPr>
          <w:delText xml:space="preserve"> </w:delText>
        </w:r>
        <w:r w:rsidR="00CF1511" w:rsidRPr="00196147" w:rsidDel="00C04EFB">
          <w:rPr>
            <w:rFonts w:asciiTheme="minorHAnsi" w:eastAsia="Calibri" w:hAnsiTheme="minorHAnsi" w:cstheme="minorHAnsi"/>
            <w:sz w:val="22"/>
            <w:szCs w:val="22"/>
            <w:lang w:val="en-GB" w:eastAsia="en-US"/>
          </w:rPr>
          <w:delText>DNA</w:delText>
        </w:r>
        <w:r w:rsidR="00CF1511" w:rsidRPr="00196147" w:rsidDel="00C04EFB">
          <w:rPr>
            <w:rFonts w:ascii="Calibri" w:eastAsia="Calibri" w:hAnsi="Calibri" w:cs="F"/>
            <w:sz w:val="22"/>
            <w:szCs w:val="22"/>
            <w:lang w:val="en-GB" w:eastAsia="en-US"/>
          </w:rPr>
          <w:delText xml:space="preserve"> and RNA libraries preparation </w:delText>
        </w:r>
        <w:r w:rsidR="00CF1511" w:rsidDel="00C04EFB">
          <w:rPr>
            <w:rFonts w:ascii="Calibri" w:eastAsia="Calibri" w:hAnsi="Calibri" w:cs="F"/>
            <w:sz w:val="22"/>
            <w:szCs w:val="22"/>
            <w:lang w:val="en-GB" w:eastAsia="en-US"/>
          </w:rPr>
          <w:delText>was</w:delText>
        </w:r>
        <w:r w:rsidR="00CF1511" w:rsidRPr="00196147" w:rsidDel="00C04EFB">
          <w:rPr>
            <w:rFonts w:ascii="Calibri" w:eastAsia="Calibri" w:hAnsi="Calibri" w:cs="F"/>
            <w:sz w:val="22"/>
            <w:szCs w:val="22"/>
            <w:lang w:val="en-GB" w:eastAsia="en-US"/>
          </w:rPr>
          <w:delText xml:space="preserve"> performed according to Illumina’s recommendations. DNA </w:delText>
        </w:r>
        <w:r w:rsidR="00CF1511" w:rsidRPr="00CF1511" w:rsidDel="00C04EFB">
          <w:rPr>
            <w:rFonts w:ascii="Calibri" w:eastAsia="Calibri" w:hAnsi="Calibri" w:cs="F"/>
            <w:sz w:val="22"/>
            <w:szCs w:val="22"/>
            <w:lang w:val="en-GB" w:eastAsia="en-US"/>
          </w:rPr>
          <w:delText>fragments</w:delText>
        </w:r>
        <w:r w:rsidR="00CF1511" w:rsidRPr="00196147" w:rsidDel="00C04EFB">
          <w:rPr>
            <w:rFonts w:ascii="Calibri" w:eastAsia="Calibri" w:hAnsi="Calibri" w:cs="F"/>
            <w:sz w:val="22"/>
            <w:szCs w:val="22"/>
            <w:lang w:val="en-GB" w:eastAsia="en-US"/>
          </w:rPr>
          <w:delText xml:space="preserve"> were sheared on a Covaris E220 to ~450bp, and tagged with one of Illumina’s TruSeq HT DNA dual barcode combination. The oligo-dT mRNA purification step was omitted and instead, </w:delText>
        </w:r>
        <w:commentRangeStart w:id="4"/>
        <w:r w:rsidR="00CF1511" w:rsidRPr="00196147" w:rsidDel="00C04EFB">
          <w:rPr>
            <w:rFonts w:ascii="Calibri" w:eastAsia="Calibri" w:hAnsi="Calibri" w:cs="F"/>
            <w:sz w:val="22"/>
            <w:szCs w:val="22"/>
            <w:lang w:val="en-GB" w:eastAsia="en-US"/>
          </w:rPr>
          <w:delText>200ng of total RNA</w:delText>
        </w:r>
        <w:commentRangeEnd w:id="4"/>
        <w:r w:rsidR="00BE4D83" w:rsidDel="00C04EFB">
          <w:rPr>
            <w:rStyle w:val="CommentReference"/>
            <w:rFonts w:asciiTheme="minorHAnsi" w:eastAsiaTheme="minorHAnsi" w:hAnsiTheme="minorHAnsi" w:cstheme="minorBidi"/>
            <w:lang w:eastAsia="en-US"/>
          </w:rPr>
          <w:commentReference w:id="4"/>
        </w:r>
        <w:r w:rsidR="00CF1511" w:rsidRPr="00196147" w:rsidDel="00C04EFB">
          <w:rPr>
            <w:rFonts w:ascii="Calibri" w:eastAsia="Calibri" w:hAnsi="Calibri" w:cs="F"/>
            <w:sz w:val="22"/>
            <w:szCs w:val="22"/>
            <w:lang w:val="en-GB" w:eastAsia="en-US"/>
          </w:rPr>
          <w:delText xml:space="preserve"> were directly added to the Elution2-Frag-Prime step. Both DNA and RNA libraries were </w:delText>
        </w:r>
        <w:r w:rsidR="00CF1511" w:rsidDel="00C04EFB">
          <w:rPr>
            <w:rFonts w:ascii="Calibri" w:eastAsia="Calibri" w:hAnsi="Calibri" w:cs="F"/>
            <w:sz w:val="22"/>
            <w:szCs w:val="22"/>
            <w:lang w:val="en-GB" w:eastAsia="en-US"/>
          </w:rPr>
          <w:delText>quantified</w:delText>
        </w:r>
        <w:r w:rsidR="00CF1511" w:rsidRPr="00196147" w:rsidDel="00C04EFB">
          <w:rPr>
            <w:rFonts w:ascii="Calibri" w:eastAsia="Calibri" w:hAnsi="Calibri" w:cs="F"/>
            <w:sz w:val="22"/>
            <w:szCs w:val="22"/>
            <w:lang w:val="en-GB" w:eastAsia="en-US"/>
          </w:rPr>
          <w:delText xml:space="preserve"> using Promega's QuantiFluor dsDNA assay and the average library sizes were quantified on an Agilent Tapestation 4200. Library concentrations were normalized to 4nM and validated by qPCR on a QuantStudio-3 real-time PCR system (Applied Biosystems), using the Kapa library quantification kit</w:delText>
        </w:r>
        <w:r w:rsidR="00CF1511" w:rsidDel="00C04EFB">
          <w:rPr>
            <w:rFonts w:ascii="Calibri" w:eastAsia="Calibri" w:hAnsi="Calibri" w:cs="F"/>
            <w:sz w:val="22"/>
            <w:szCs w:val="22"/>
            <w:lang w:val="en-GB" w:eastAsia="en-US"/>
          </w:rPr>
          <w:delText xml:space="preserve"> recommended</w:delText>
        </w:r>
        <w:r w:rsidR="00CF1511" w:rsidRPr="00196147" w:rsidDel="00C04EFB">
          <w:rPr>
            <w:rFonts w:ascii="Calibri" w:eastAsia="Calibri" w:hAnsi="Calibri" w:cs="F"/>
            <w:sz w:val="22"/>
            <w:szCs w:val="22"/>
            <w:lang w:val="en-GB" w:eastAsia="en-US"/>
          </w:rPr>
          <w:delText xml:space="preserve"> for Illumina platforms (Kapa Biosystems). </w:delText>
        </w:r>
      </w:del>
    </w:p>
    <w:p w14:paraId="2B8B345E" w14:textId="26A3F560" w:rsidR="00CF1511" w:rsidRDefault="00CF1511" w:rsidP="00C04EFB">
      <w:pPr>
        <w:pStyle w:val="NormalWeb"/>
        <w:spacing w:line="360" w:lineRule="auto"/>
        <w:jc w:val="both"/>
        <w:rPr>
          <w:rFonts w:ascii="Calibri" w:eastAsia="Calibri" w:hAnsi="Calibri" w:cs="F"/>
          <w:sz w:val="22"/>
          <w:szCs w:val="22"/>
          <w:lang w:val="en-GB" w:eastAsia="en-US"/>
        </w:rPr>
      </w:pPr>
      <w:del w:id="5" w:author="Florentin Constancias" w:date="2021-07-01T08:36:00Z">
        <w:r w:rsidRPr="00196147" w:rsidDel="00C04EFB">
          <w:rPr>
            <w:rFonts w:ascii="Calibri" w:eastAsia="Calibri" w:hAnsi="Calibri" w:cs="F"/>
            <w:sz w:val="22"/>
            <w:szCs w:val="22"/>
            <w:lang w:val="en-GB" w:eastAsia="en-US"/>
          </w:rPr>
          <w:delText>The libraries were then pooled at equimolar concentrations and sequenced on the Illumina HiSeq2500 platform at a read-leng</w:delText>
        </w:r>
        <w:r w:rsidR="003C2973" w:rsidDel="00C04EFB">
          <w:rPr>
            <w:rFonts w:ascii="Calibri" w:eastAsia="Calibri" w:hAnsi="Calibri" w:cs="F"/>
            <w:sz w:val="22"/>
            <w:szCs w:val="22"/>
            <w:lang w:val="en-GB" w:eastAsia="en-US"/>
          </w:rPr>
          <w:delText xml:space="preserve">th of 250bp paired-end and 100 bp </w:delText>
        </w:r>
        <w:r w:rsidRPr="00196147" w:rsidDel="00C04EFB">
          <w:rPr>
            <w:rFonts w:ascii="Calibri" w:eastAsia="Calibri" w:hAnsi="Calibri" w:cs="F"/>
            <w:sz w:val="22"/>
            <w:szCs w:val="22"/>
            <w:lang w:val="en-GB" w:eastAsia="en-US"/>
          </w:rPr>
          <w:delText>paired-end for DNA and RNA libraries, respectively.</w:delText>
        </w:r>
      </w:del>
    </w:p>
    <w:p w14:paraId="672EA177" w14:textId="4B94535E" w:rsidR="00CF1511" w:rsidRPr="00196147" w:rsidRDefault="00CF1511" w:rsidP="00196147">
      <w:pPr>
        <w:pStyle w:val="Standard"/>
        <w:spacing w:line="360" w:lineRule="auto"/>
        <w:jc w:val="both"/>
        <w:rPr>
          <w:i/>
          <w:lang w:val="en-GB"/>
        </w:rPr>
      </w:pPr>
      <w:r w:rsidRPr="00196147">
        <w:rPr>
          <w:i/>
          <w:lang w:val="en-GB"/>
        </w:rPr>
        <w:t xml:space="preserve">Read </w:t>
      </w:r>
      <w:proofErr w:type="spellStart"/>
      <w:r w:rsidRPr="00196147">
        <w:rPr>
          <w:i/>
          <w:lang w:val="en-GB"/>
        </w:rPr>
        <w:t>preprocessing</w:t>
      </w:r>
      <w:proofErr w:type="spellEnd"/>
      <w:r w:rsidR="00383175">
        <w:rPr>
          <w:i/>
          <w:lang w:val="en-GB"/>
        </w:rPr>
        <w:t>, taxonomic and functional profiling:</w:t>
      </w:r>
    </w:p>
    <w:p w14:paraId="1A898F0E" w14:textId="7DF62B39" w:rsidR="00383175" w:rsidRDefault="00383175" w:rsidP="00CF1511">
      <w:pPr>
        <w:pStyle w:val="Standard"/>
        <w:spacing w:line="360" w:lineRule="auto"/>
        <w:jc w:val="both"/>
        <w:rPr>
          <w:lang w:val="en-GB"/>
        </w:rPr>
      </w:pPr>
      <w:r>
        <w:rPr>
          <w:lang w:val="en-GB"/>
        </w:rPr>
        <w:t>Raw sequencing reads pre-processing was performed as described</w:t>
      </w:r>
      <w:r w:rsidR="003C2973">
        <w:rPr>
          <w:lang w:val="en-GB"/>
        </w:rPr>
        <w:t xml:space="preserve"> previously</w:t>
      </w:r>
      <w:r w:rsidR="00196147">
        <w:rPr>
          <w:vertAlign w:val="superscript"/>
          <w:lang w:val="en-GB"/>
        </w:rPr>
        <w:t>20</w:t>
      </w:r>
      <w:r>
        <w:rPr>
          <w:lang w:val="en-GB"/>
        </w:rPr>
        <w:t>. Briefly, non-biological sequences, low quality RNA reads identified as ribosomal RNA as well as DNA and RNA reads mapping to the human genomes were discarded from the dataset.</w:t>
      </w:r>
    </w:p>
    <w:p w14:paraId="7B8CDDE4" w14:textId="4A12265B" w:rsidR="00CF1511" w:rsidRPr="00C63846" w:rsidRDefault="00CF1511" w:rsidP="00CF1511">
      <w:pPr>
        <w:pStyle w:val="Standard"/>
        <w:spacing w:line="360" w:lineRule="auto"/>
        <w:jc w:val="both"/>
        <w:rPr>
          <w:lang w:val="en-GB"/>
        </w:rPr>
      </w:pPr>
      <w:r w:rsidRPr="00C63846">
        <w:rPr>
          <w:color w:val="000000" w:themeColor="text1"/>
          <w:lang w:val="en-GB"/>
        </w:rPr>
        <w:lastRenderedPageBreak/>
        <w:t xml:space="preserve">Taxonomic composition of metagenomic reads was </w:t>
      </w:r>
      <w:r w:rsidR="006B45A9" w:rsidRPr="00C63846">
        <w:rPr>
          <w:lang w:val="en-GB"/>
        </w:rPr>
        <w:t>determined</w:t>
      </w:r>
      <w:r w:rsidRPr="00C63846">
        <w:rPr>
          <w:lang w:val="en-GB"/>
        </w:rPr>
        <w:t xml:space="preserve"> using MetaPhlan</w:t>
      </w:r>
      <w:r w:rsidR="00402E9F" w:rsidRPr="00C63846">
        <w:rPr>
          <w:vertAlign w:val="superscript"/>
          <w:lang w:val="en-GB"/>
        </w:rPr>
        <w:t>21</w:t>
      </w:r>
      <w:r w:rsidRPr="00196147">
        <w:rPr>
          <w:lang w:val="en-GB"/>
        </w:rPr>
        <w:t xml:space="preserve"> (version 3.0.1, 25 Jun 2020), --</w:t>
      </w:r>
      <w:proofErr w:type="spellStart"/>
      <w:r w:rsidRPr="00196147">
        <w:rPr>
          <w:lang w:val="en-GB"/>
        </w:rPr>
        <w:t>min_ab</w:t>
      </w:r>
      <w:proofErr w:type="spellEnd"/>
      <w:r w:rsidRPr="00196147">
        <w:rPr>
          <w:lang w:val="en-GB"/>
        </w:rPr>
        <w:t xml:space="preserve"> 0.000001 using the latest available database i.e., mpa_v30_CHOCOPhlAn_201901). </w:t>
      </w:r>
      <w:proofErr w:type="spellStart"/>
      <w:r w:rsidRPr="00196147">
        <w:rPr>
          <w:lang w:val="en-GB"/>
        </w:rPr>
        <w:t>MetaPhlan</w:t>
      </w:r>
      <w:proofErr w:type="spellEnd"/>
      <w:r w:rsidRPr="00196147">
        <w:rPr>
          <w:lang w:val="en-GB"/>
        </w:rPr>
        <w:t xml:space="preserve"> relies on read mapping against a built-in collection of clade-specific marker genes database</w:t>
      </w:r>
      <w:r w:rsidR="00C63846">
        <w:rPr>
          <w:lang w:val="en-GB"/>
        </w:rPr>
        <w:t>,</w:t>
      </w:r>
      <w:r w:rsidRPr="00196147">
        <w:rPr>
          <w:lang w:val="en-GB"/>
        </w:rPr>
        <w:t xml:space="preserve"> which allows an unambiguous </w:t>
      </w:r>
      <w:r w:rsidRPr="00AB71D9">
        <w:rPr>
          <w:lang w:val="en-GB"/>
        </w:rPr>
        <w:t>estimation of species relative abundance across samples with a low species resolution false positives rate as compared to read classifiers</w:t>
      </w:r>
      <w:r w:rsidRPr="00C63846">
        <w:rPr>
          <w:lang w:val="en-GB"/>
        </w:rPr>
        <w:t xml:space="preserve">. </w:t>
      </w:r>
    </w:p>
    <w:p w14:paraId="6629760D" w14:textId="5779EC87" w:rsidR="00CF1511" w:rsidRPr="00D02AFD" w:rsidRDefault="00CF1511" w:rsidP="00CF1511">
      <w:pPr>
        <w:pStyle w:val="Standard"/>
        <w:spacing w:line="360" w:lineRule="auto"/>
        <w:jc w:val="both"/>
        <w:rPr>
          <w:lang w:val="en-US"/>
        </w:rPr>
      </w:pPr>
      <w:r w:rsidRPr="00C63846">
        <w:rPr>
          <w:lang w:val="en-GB"/>
        </w:rPr>
        <w:t xml:space="preserve">Sample-specific taxonomic profiles generated using </w:t>
      </w:r>
      <w:proofErr w:type="spellStart"/>
      <w:r w:rsidRPr="00C63846">
        <w:rPr>
          <w:lang w:val="en-GB"/>
        </w:rPr>
        <w:t>MetaPhlAn</w:t>
      </w:r>
      <w:proofErr w:type="spellEnd"/>
      <w:r w:rsidRPr="00C63846">
        <w:rPr>
          <w:lang w:val="en-GB"/>
        </w:rPr>
        <w:t xml:space="preserve"> on metagenomes were used to filter the HUMAnN</w:t>
      </w:r>
      <w:r w:rsidR="00402E9F" w:rsidRPr="00C63846">
        <w:rPr>
          <w:vertAlign w:val="superscript"/>
          <w:lang w:val="en-GB"/>
        </w:rPr>
        <w:t>22</w:t>
      </w:r>
      <w:r w:rsidR="003C2973">
        <w:rPr>
          <w:lang w:val="en-GB"/>
        </w:rPr>
        <w:t xml:space="preserve"> </w:t>
      </w:r>
      <w:r w:rsidR="00402E9F" w:rsidRPr="00C63846">
        <w:rPr>
          <w:lang w:val="en-GB"/>
        </w:rPr>
        <w:t>b</w:t>
      </w:r>
      <w:r w:rsidRPr="00C63846">
        <w:rPr>
          <w:color w:val="000000" w:themeColor="text1"/>
          <w:lang w:val="en-GB"/>
        </w:rPr>
        <w:t xml:space="preserve">uilt-in pangenomes database to the organism present in the sample. Metagenomic and </w:t>
      </w:r>
      <w:proofErr w:type="spellStart"/>
      <w:r w:rsidRPr="00C63846">
        <w:rPr>
          <w:color w:val="000000" w:themeColor="text1"/>
          <w:lang w:val="en-GB"/>
        </w:rPr>
        <w:t>metatranscriptomic</w:t>
      </w:r>
      <w:proofErr w:type="spellEnd"/>
      <w:r w:rsidRPr="00C63846">
        <w:rPr>
          <w:color w:val="000000" w:themeColor="text1"/>
          <w:lang w:val="en-GB"/>
        </w:rPr>
        <w:t xml:space="preserve"> reads were then mapped using Bowtie2 to </w:t>
      </w:r>
      <w:commentRangeStart w:id="6"/>
      <w:commentRangeStart w:id="7"/>
      <w:r w:rsidRPr="00C63846">
        <w:rPr>
          <w:color w:val="000000" w:themeColor="text1"/>
          <w:lang w:val="en-GB"/>
        </w:rPr>
        <w:t>sample-specific pangenomes</w:t>
      </w:r>
      <w:commentRangeEnd w:id="6"/>
      <w:r w:rsidR="003C2973">
        <w:rPr>
          <w:rStyle w:val="CommentReference"/>
          <w:rFonts w:asciiTheme="minorHAnsi" w:eastAsiaTheme="minorHAnsi" w:hAnsiTheme="minorHAnsi" w:cstheme="minorBidi"/>
          <w:lang w:val="en-US"/>
        </w:rPr>
        <w:commentReference w:id="6"/>
      </w:r>
      <w:commentRangeEnd w:id="7"/>
      <w:r w:rsidR="001E2483">
        <w:rPr>
          <w:rStyle w:val="CommentReference"/>
          <w:rFonts w:asciiTheme="minorHAnsi" w:eastAsiaTheme="minorHAnsi" w:hAnsiTheme="minorHAnsi" w:cstheme="minorBidi"/>
          <w:lang w:val="en-US"/>
        </w:rPr>
        <w:commentReference w:id="7"/>
      </w:r>
      <w:r w:rsidRPr="00C63846">
        <w:rPr>
          <w:color w:val="000000" w:themeColor="text1"/>
          <w:lang w:val="en-GB"/>
        </w:rPr>
        <w:t xml:space="preserve">. Metagenomic and </w:t>
      </w:r>
      <w:proofErr w:type="spellStart"/>
      <w:r w:rsidRPr="00C63846">
        <w:rPr>
          <w:color w:val="000000" w:themeColor="text1"/>
          <w:lang w:val="en-GB"/>
        </w:rPr>
        <w:t>metatranscriptomic</w:t>
      </w:r>
      <w:proofErr w:type="spellEnd"/>
      <w:r w:rsidRPr="00C63846">
        <w:rPr>
          <w:color w:val="000000" w:themeColor="text1"/>
          <w:lang w:val="en-GB"/>
        </w:rPr>
        <w:t xml:space="preserve"> reads failing to align to the pangenome databases were then blasted against UniRef90 using DIAMON</w:t>
      </w:r>
      <w:bookmarkStart w:id="8" w:name="__Fieldmark__715_2836881459"/>
      <w:bookmarkEnd w:id="8"/>
      <w:r w:rsidRPr="00C63846">
        <w:rPr>
          <w:color w:val="000000" w:themeColor="text1"/>
          <w:lang w:val="en-GB"/>
        </w:rPr>
        <w:t>D</w:t>
      </w:r>
      <w:r w:rsidR="00402E9F" w:rsidRPr="00C63846">
        <w:rPr>
          <w:color w:val="000000" w:themeColor="text1"/>
          <w:vertAlign w:val="superscript"/>
          <w:lang w:val="en-GB"/>
        </w:rPr>
        <w:t>23</w:t>
      </w:r>
      <w:r w:rsidR="00402E9F" w:rsidRPr="00C63846">
        <w:rPr>
          <w:color w:val="000000" w:themeColor="text1"/>
          <w:lang w:val="en-GB"/>
        </w:rPr>
        <w:t>.</w:t>
      </w:r>
      <w:r w:rsidRPr="00C63846">
        <w:rPr>
          <w:color w:val="000000" w:themeColor="text1"/>
          <w:lang w:val="en-GB"/>
        </w:rPr>
        <w:t xml:space="preserve"> Hits were counted per gene family and normalized for length and alignment quality. Gene family abundances were then combined into </w:t>
      </w:r>
      <w:ins w:id="9" w:author="Florentin Constancias" w:date="2021-07-01T08:45:00Z">
        <w:r w:rsidR="00C04EFB">
          <w:rPr>
            <w:color w:val="000000" w:themeColor="text1"/>
            <w:lang w:val="en-GB"/>
          </w:rPr>
          <w:t xml:space="preserve">structured </w:t>
        </w:r>
      </w:ins>
      <w:r w:rsidRPr="00C63846">
        <w:rPr>
          <w:color w:val="000000" w:themeColor="text1"/>
          <w:lang w:val="en-GB"/>
        </w:rPr>
        <w:t xml:space="preserve">pathways </w:t>
      </w:r>
      <w:del w:id="10" w:author="Florentin Constancias" w:date="2021-07-01T08:45:00Z">
        <w:r w:rsidRPr="00C63846" w:rsidDel="00C04EFB">
          <w:rPr>
            <w:color w:val="000000" w:themeColor="text1"/>
            <w:lang w:val="en-GB"/>
          </w:rPr>
          <w:delText xml:space="preserve">level </w:delText>
        </w:r>
      </w:del>
      <w:r w:rsidRPr="00C63846">
        <w:rPr>
          <w:color w:val="000000" w:themeColor="text1"/>
          <w:lang w:val="en-GB"/>
        </w:rPr>
        <w:t>using MetaCy</w:t>
      </w:r>
      <w:bookmarkStart w:id="11" w:name="__Fieldmark__737_2836881459"/>
      <w:bookmarkStart w:id="12" w:name="__Fieldmark__736_2836881459"/>
      <w:bookmarkEnd w:id="11"/>
      <w:bookmarkEnd w:id="12"/>
      <w:r w:rsidRPr="00C63846">
        <w:rPr>
          <w:color w:val="000000" w:themeColor="text1"/>
          <w:lang w:val="en-GB"/>
        </w:rPr>
        <w:t>c</w:t>
      </w:r>
      <w:r w:rsidR="00402E9F" w:rsidRPr="00C63846">
        <w:rPr>
          <w:color w:val="000000" w:themeColor="text1"/>
          <w:vertAlign w:val="superscript"/>
          <w:lang w:val="en-GB"/>
        </w:rPr>
        <w:t>24</w:t>
      </w:r>
      <w:r w:rsidR="00D02AFD" w:rsidRPr="00C63846">
        <w:rPr>
          <w:color w:val="000000" w:themeColor="text1"/>
          <w:lang w:val="en-GB"/>
        </w:rPr>
        <w:t xml:space="preserve"> a</w:t>
      </w:r>
      <w:r w:rsidRPr="00C63846">
        <w:rPr>
          <w:lang w:val="en-GB"/>
        </w:rPr>
        <w:t xml:space="preserve">nd </w:t>
      </w:r>
      <w:ins w:id="13" w:author="Florentin Constancias" w:date="2021-07-01T08:46:00Z">
        <w:r w:rsidR="00C04EFB">
          <w:rPr>
            <w:lang w:val="en-GB"/>
          </w:rPr>
          <w:t>sum-</w:t>
        </w:r>
      </w:ins>
      <w:r w:rsidRPr="00C63846">
        <w:rPr>
          <w:lang w:val="en-GB"/>
        </w:rPr>
        <w:t xml:space="preserve">normalized to </w:t>
      </w:r>
      <w:commentRangeStart w:id="14"/>
      <w:r w:rsidRPr="00C63846">
        <w:rPr>
          <w:lang w:val="en-GB"/>
        </w:rPr>
        <w:t>relative abundances</w:t>
      </w:r>
      <w:commentRangeEnd w:id="14"/>
      <w:r w:rsidR="00095A8A">
        <w:rPr>
          <w:rStyle w:val="CommentReference"/>
          <w:rFonts w:asciiTheme="minorHAnsi" w:eastAsiaTheme="minorHAnsi" w:hAnsiTheme="minorHAnsi" w:cstheme="minorBidi"/>
          <w:lang w:val="en-US"/>
        </w:rPr>
        <w:commentReference w:id="14"/>
      </w:r>
      <w:r w:rsidRPr="00C63846">
        <w:rPr>
          <w:lang w:val="en-GB"/>
        </w:rPr>
        <w:t>. Functional</w:t>
      </w:r>
      <w:r w:rsidRPr="00196147">
        <w:rPr>
          <w:lang w:val="en-GB"/>
        </w:rPr>
        <w:t xml:space="preserve"> gene family tables were regrouped to KEGG’s orthologs and Enzyme (Enzyme commission number, i.e., EC numbers) with the provided humann2 UniRef90_to_KO and UniRef90_to_EC </w:t>
      </w:r>
      <w:proofErr w:type="gramStart"/>
      <w:r w:rsidRPr="00196147">
        <w:rPr>
          <w:lang w:val="en-GB"/>
        </w:rPr>
        <w:t>numbers</w:t>
      </w:r>
      <w:proofErr w:type="gramEnd"/>
      <w:r w:rsidRPr="00196147">
        <w:rPr>
          <w:lang w:val="en-GB"/>
        </w:rPr>
        <w:t xml:space="preserve"> mapping files, respectivel</w:t>
      </w:r>
      <w:bookmarkStart w:id="15" w:name="__Fieldmark__761_2836881459"/>
      <w:bookmarkStart w:id="16" w:name="__Fieldmark__762_2836881459"/>
      <w:bookmarkEnd w:id="15"/>
      <w:bookmarkEnd w:id="16"/>
      <w:r w:rsidRPr="00196147">
        <w:rPr>
          <w:lang w:val="en-GB"/>
        </w:rPr>
        <w:t>y</w:t>
      </w:r>
      <w:r w:rsidR="00D02AFD">
        <w:rPr>
          <w:vertAlign w:val="superscript"/>
          <w:lang w:val="en-GB"/>
        </w:rPr>
        <w:t>22</w:t>
      </w:r>
      <w:r w:rsidR="00D02AFD">
        <w:rPr>
          <w:rStyle w:val="CommentReference"/>
          <w:rFonts w:asciiTheme="minorHAnsi" w:eastAsiaTheme="minorHAnsi" w:hAnsiTheme="minorHAnsi" w:cstheme="minorBidi"/>
          <w:lang w:val="en-US"/>
        </w:rPr>
        <w:t>.</w:t>
      </w:r>
    </w:p>
    <w:p w14:paraId="257EADB7" w14:textId="580D37C1" w:rsidR="00F26BF2" w:rsidRPr="003C2973" w:rsidRDefault="00F26BF2" w:rsidP="00F26BF2">
      <w:pPr>
        <w:pStyle w:val="Standard"/>
        <w:spacing w:line="360" w:lineRule="auto"/>
        <w:jc w:val="both"/>
        <w:rPr>
          <w:rFonts w:asciiTheme="minorHAnsi" w:eastAsiaTheme="minorHAnsi" w:hAnsiTheme="minorHAnsi" w:cstheme="minorBidi"/>
          <w:i/>
          <w:lang w:val="en-US"/>
        </w:rPr>
      </w:pPr>
      <w:r w:rsidRPr="003C2973">
        <w:rPr>
          <w:rFonts w:asciiTheme="minorHAnsi" w:eastAsiaTheme="minorHAnsi" w:hAnsiTheme="minorHAnsi" w:cstheme="minorBidi"/>
          <w:i/>
          <w:lang w:val="en-US"/>
        </w:rPr>
        <w:t>Quantification of species-specific transcriptional activity:</w:t>
      </w:r>
    </w:p>
    <w:p w14:paraId="287E9FB6" w14:textId="6045F4D3" w:rsidR="00C63846" w:rsidRDefault="00CE2544" w:rsidP="004B4E28">
      <w:pPr>
        <w:pStyle w:val="Standard"/>
        <w:spacing w:line="360" w:lineRule="auto"/>
        <w:jc w:val="both"/>
        <w:rPr>
          <w:rFonts w:asciiTheme="minorHAnsi" w:eastAsiaTheme="minorHAnsi" w:hAnsiTheme="minorHAnsi" w:cstheme="minorBidi"/>
          <w:lang w:val="en-US"/>
        </w:rPr>
      </w:pPr>
      <w:r>
        <w:rPr>
          <w:rFonts w:asciiTheme="minorHAnsi" w:eastAsiaTheme="minorHAnsi" w:hAnsiTheme="minorHAnsi" w:cstheme="minorBidi"/>
          <w:lang w:val="en-US"/>
        </w:rPr>
        <w:t>We determined s</w:t>
      </w:r>
      <w:r w:rsidR="00F26BF2" w:rsidRPr="00F26BF2">
        <w:rPr>
          <w:rFonts w:asciiTheme="minorHAnsi" w:eastAsiaTheme="minorHAnsi" w:hAnsiTheme="minorHAnsi" w:cstheme="minorBidi"/>
          <w:lang w:val="en-US"/>
        </w:rPr>
        <w:t xml:space="preserve">pecies </w:t>
      </w:r>
      <w:r w:rsidR="00C63846">
        <w:rPr>
          <w:rFonts w:asciiTheme="minorHAnsi" w:eastAsiaTheme="minorHAnsi" w:hAnsiTheme="minorHAnsi" w:cstheme="minorBidi"/>
          <w:lang w:val="en-US"/>
        </w:rPr>
        <w:t xml:space="preserve">transcriptional </w:t>
      </w:r>
      <w:r w:rsidR="00F26BF2" w:rsidRPr="00F26BF2">
        <w:rPr>
          <w:rFonts w:asciiTheme="minorHAnsi" w:eastAsiaTheme="minorHAnsi" w:hAnsiTheme="minorHAnsi" w:cstheme="minorBidi"/>
          <w:lang w:val="en-US"/>
        </w:rPr>
        <w:t xml:space="preserve">activity </w:t>
      </w:r>
      <w:r>
        <w:rPr>
          <w:rFonts w:asciiTheme="minorHAnsi" w:eastAsiaTheme="minorHAnsi" w:hAnsiTheme="minorHAnsi" w:cstheme="minorBidi"/>
          <w:lang w:val="en-US"/>
        </w:rPr>
        <w:t xml:space="preserve">as </w:t>
      </w:r>
      <w:r w:rsidR="00E13FB0">
        <w:rPr>
          <w:rFonts w:asciiTheme="minorHAnsi" w:eastAsiaTheme="minorHAnsi" w:hAnsiTheme="minorHAnsi" w:cstheme="minorBidi"/>
          <w:lang w:val="en-US"/>
        </w:rPr>
        <w:t>described in</w:t>
      </w:r>
      <w:r w:rsidR="00D02AFD">
        <w:rPr>
          <w:rFonts w:asciiTheme="minorHAnsi" w:eastAsiaTheme="minorHAnsi" w:hAnsiTheme="minorHAnsi" w:cstheme="minorBidi"/>
          <w:vertAlign w:val="superscript"/>
          <w:lang w:val="en-US"/>
        </w:rPr>
        <w:t>25</w:t>
      </w:r>
      <w:r>
        <w:rPr>
          <w:rFonts w:asciiTheme="minorHAnsi" w:eastAsiaTheme="minorHAnsi" w:hAnsiTheme="minorHAnsi" w:cstheme="minorBidi"/>
          <w:lang w:val="en-US"/>
        </w:rPr>
        <w:t xml:space="preserve">. </w:t>
      </w:r>
      <w:r w:rsidR="00E13FB0">
        <w:rPr>
          <w:rFonts w:asciiTheme="minorHAnsi" w:eastAsiaTheme="minorHAnsi" w:hAnsiTheme="minorHAnsi" w:cstheme="minorBidi"/>
          <w:lang w:val="en-US"/>
        </w:rPr>
        <w:t>Briefly</w:t>
      </w:r>
      <w:r>
        <w:rPr>
          <w:rFonts w:asciiTheme="minorHAnsi" w:eastAsiaTheme="minorHAnsi" w:hAnsiTheme="minorHAnsi" w:cstheme="minorBidi"/>
          <w:lang w:val="en-US"/>
        </w:rPr>
        <w:t xml:space="preserve">, </w:t>
      </w:r>
      <w:r w:rsidR="003B2294">
        <w:rPr>
          <w:rFonts w:asciiTheme="minorHAnsi" w:eastAsiaTheme="minorHAnsi" w:hAnsiTheme="minorHAnsi" w:cstheme="minorBidi"/>
          <w:lang w:val="en-US"/>
        </w:rPr>
        <w:t xml:space="preserve">the pathway </w:t>
      </w:r>
      <w:r w:rsidR="003B2294" w:rsidRPr="00184F1F">
        <w:rPr>
          <w:rFonts w:asciiTheme="minorHAnsi" w:eastAsiaTheme="minorHAnsi" w:hAnsiTheme="minorHAnsi" w:cstheme="minorBidi"/>
          <w:lang w:val="en-US"/>
        </w:rPr>
        <w:t>copies per million (</w:t>
      </w:r>
      <w:proofErr w:type="spellStart"/>
      <w:r w:rsidR="003B2294">
        <w:rPr>
          <w:rFonts w:asciiTheme="minorHAnsi" w:eastAsiaTheme="minorHAnsi" w:hAnsiTheme="minorHAnsi" w:cstheme="minorBidi"/>
          <w:lang w:val="en-US"/>
        </w:rPr>
        <w:t>cpm</w:t>
      </w:r>
      <w:proofErr w:type="spellEnd"/>
      <w:r w:rsidR="003B2294" w:rsidRPr="00184F1F">
        <w:rPr>
          <w:rFonts w:asciiTheme="minorHAnsi" w:eastAsiaTheme="minorHAnsi" w:hAnsiTheme="minorHAnsi" w:cstheme="minorBidi"/>
          <w:lang w:val="en-US"/>
        </w:rPr>
        <w:t xml:space="preserve">) </w:t>
      </w:r>
      <w:r w:rsidR="003B2294">
        <w:rPr>
          <w:rFonts w:asciiTheme="minorHAnsi" w:eastAsiaTheme="minorHAnsi" w:hAnsiTheme="minorHAnsi" w:cstheme="minorBidi"/>
          <w:lang w:val="en-US"/>
        </w:rPr>
        <w:t>proportions is computed for each species in the metagenomes</w:t>
      </w:r>
      <w:r w:rsidR="00CF0A39">
        <w:rPr>
          <w:rFonts w:asciiTheme="minorHAnsi" w:eastAsiaTheme="minorHAnsi" w:hAnsiTheme="minorHAnsi" w:cstheme="minorBidi"/>
          <w:lang w:val="en-US"/>
        </w:rPr>
        <w:t xml:space="preserve"> (i.e., DNA samples)</w:t>
      </w:r>
      <w:r w:rsidR="003B2294">
        <w:rPr>
          <w:rFonts w:asciiTheme="minorHAnsi" w:eastAsiaTheme="minorHAnsi" w:hAnsiTheme="minorHAnsi" w:cstheme="minorBidi"/>
          <w:lang w:val="en-US"/>
        </w:rPr>
        <w:t xml:space="preserve"> and </w:t>
      </w:r>
      <w:proofErr w:type="spellStart"/>
      <w:r w:rsidR="003B2294">
        <w:rPr>
          <w:rFonts w:asciiTheme="minorHAnsi" w:eastAsiaTheme="minorHAnsi" w:hAnsiTheme="minorHAnsi" w:cstheme="minorBidi"/>
          <w:lang w:val="en-US"/>
        </w:rPr>
        <w:t>metatranscriptomes</w:t>
      </w:r>
      <w:proofErr w:type="spellEnd"/>
      <w:r w:rsidR="003B2294">
        <w:rPr>
          <w:rFonts w:asciiTheme="minorHAnsi" w:eastAsiaTheme="minorHAnsi" w:hAnsiTheme="minorHAnsi" w:cstheme="minorBidi"/>
          <w:lang w:val="en-US"/>
        </w:rPr>
        <w:t xml:space="preserve"> </w:t>
      </w:r>
      <w:r w:rsidR="00CF0A39">
        <w:rPr>
          <w:rFonts w:asciiTheme="minorHAnsi" w:eastAsiaTheme="minorHAnsi" w:hAnsiTheme="minorHAnsi" w:cstheme="minorBidi"/>
          <w:lang w:val="en-US"/>
        </w:rPr>
        <w:t xml:space="preserve">(i.e., RNA samples) </w:t>
      </w:r>
      <w:r w:rsidR="003B2294">
        <w:rPr>
          <w:rFonts w:asciiTheme="minorHAnsi" w:eastAsiaTheme="minorHAnsi" w:hAnsiTheme="minorHAnsi" w:cstheme="minorBidi"/>
          <w:lang w:val="en-US"/>
        </w:rPr>
        <w:t xml:space="preserve">within all the subjects. </w:t>
      </w:r>
      <w:r w:rsidR="003D79E4">
        <w:rPr>
          <w:rFonts w:asciiTheme="minorHAnsi" w:eastAsiaTheme="minorHAnsi" w:hAnsiTheme="minorHAnsi" w:cstheme="minorBidi"/>
          <w:lang w:val="en-US"/>
        </w:rPr>
        <w:t>Only pathway</w:t>
      </w:r>
      <w:r w:rsidR="00A06D8F">
        <w:rPr>
          <w:rFonts w:asciiTheme="minorHAnsi" w:eastAsiaTheme="minorHAnsi" w:hAnsiTheme="minorHAnsi" w:cstheme="minorBidi"/>
          <w:lang w:val="en-US"/>
        </w:rPr>
        <w:t>s</w:t>
      </w:r>
      <w:r w:rsidR="003D79E4">
        <w:rPr>
          <w:rFonts w:asciiTheme="minorHAnsi" w:eastAsiaTheme="minorHAnsi" w:hAnsiTheme="minorHAnsi" w:cstheme="minorBidi"/>
          <w:lang w:val="en-US"/>
        </w:rPr>
        <w:t xml:space="preserve"> detected in both metageno</w:t>
      </w:r>
      <w:r w:rsidR="003C2973">
        <w:rPr>
          <w:rFonts w:asciiTheme="minorHAnsi" w:eastAsiaTheme="minorHAnsi" w:hAnsiTheme="minorHAnsi" w:cstheme="minorBidi"/>
          <w:lang w:val="en-US"/>
        </w:rPr>
        <w:t xml:space="preserve">mes and </w:t>
      </w:r>
      <w:proofErr w:type="spellStart"/>
      <w:r w:rsidR="003C2973">
        <w:rPr>
          <w:rFonts w:asciiTheme="minorHAnsi" w:eastAsiaTheme="minorHAnsi" w:hAnsiTheme="minorHAnsi" w:cstheme="minorBidi"/>
          <w:lang w:val="en-US"/>
        </w:rPr>
        <w:t>metatranscriptomes</w:t>
      </w:r>
      <w:proofErr w:type="spellEnd"/>
      <w:r w:rsidR="003C2973">
        <w:rPr>
          <w:rFonts w:asciiTheme="minorHAnsi" w:eastAsiaTheme="minorHAnsi" w:hAnsiTheme="minorHAnsi" w:cstheme="minorBidi"/>
          <w:lang w:val="en-US"/>
        </w:rPr>
        <w:t xml:space="preserve"> were </w:t>
      </w:r>
      <w:r w:rsidR="003D79E4">
        <w:rPr>
          <w:rFonts w:asciiTheme="minorHAnsi" w:eastAsiaTheme="minorHAnsi" w:hAnsiTheme="minorHAnsi" w:cstheme="minorBidi"/>
          <w:lang w:val="en-US"/>
        </w:rPr>
        <w:t xml:space="preserve">considered. </w:t>
      </w:r>
      <w:r w:rsidR="00C63846">
        <w:rPr>
          <w:rFonts w:asciiTheme="minorHAnsi" w:eastAsiaTheme="minorHAnsi" w:hAnsiTheme="minorHAnsi" w:cstheme="minorBidi"/>
          <w:lang w:val="en-US"/>
        </w:rPr>
        <w:t>Differences in overall species-</w:t>
      </w:r>
      <w:r w:rsidR="00C14625">
        <w:rPr>
          <w:rFonts w:asciiTheme="minorHAnsi" w:eastAsiaTheme="minorHAnsi" w:hAnsiTheme="minorHAnsi" w:cstheme="minorBidi"/>
          <w:lang w:val="en-US"/>
        </w:rPr>
        <w:t>level</w:t>
      </w:r>
      <w:r w:rsidR="00C63846">
        <w:rPr>
          <w:rFonts w:asciiTheme="minorHAnsi" w:eastAsiaTheme="minorHAnsi" w:hAnsiTheme="minorHAnsi" w:cstheme="minorBidi"/>
          <w:lang w:val="en-US"/>
        </w:rPr>
        <w:t xml:space="preserve"> transcriptional</w:t>
      </w:r>
      <w:r w:rsidR="00C14625">
        <w:rPr>
          <w:rFonts w:asciiTheme="minorHAnsi" w:eastAsiaTheme="minorHAnsi" w:hAnsiTheme="minorHAnsi" w:cstheme="minorBidi"/>
          <w:lang w:val="en-US"/>
        </w:rPr>
        <w:t xml:space="preserve"> activity </w:t>
      </w:r>
      <w:r w:rsidR="00E16095" w:rsidRPr="00E16095">
        <w:rPr>
          <w:rFonts w:asciiTheme="minorHAnsi" w:eastAsiaTheme="minorHAnsi" w:hAnsiTheme="minorHAnsi" w:cstheme="minorBidi"/>
          <w:lang w:val="en-US"/>
        </w:rPr>
        <w:t xml:space="preserve">between sites and health status were tested using two-sided nonparametric </w:t>
      </w:r>
      <w:commentRangeStart w:id="17"/>
      <w:r w:rsidR="00E16095" w:rsidRPr="00E16095">
        <w:rPr>
          <w:rFonts w:asciiTheme="minorHAnsi" w:eastAsiaTheme="minorHAnsi" w:hAnsiTheme="minorHAnsi" w:cstheme="minorBidi"/>
          <w:lang w:val="en-US"/>
        </w:rPr>
        <w:t>Kruskal-Wallis</w:t>
      </w:r>
      <w:r w:rsidR="00E16095">
        <w:rPr>
          <w:rFonts w:asciiTheme="minorHAnsi" w:eastAsiaTheme="minorHAnsi" w:hAnsiTheme="minorHAnsi" w:cstheme="minorBidi"/>
          <w:lang w:val="en-US"/>
        </w:rPr>
        <w:t xml:space="preserve"> tests and </w:t>
      </w:r>
      <w:r w:rsidR="008A0E7B">
        <w:rPr>
          <w:rFonts w:asciiTheme="minorHAnsi" w:eastAsiaTheme="minorHAnsi" w:hAnsiTheme="minorHAnsi" w:cstheme="minorBidi"/>
          <w:lang w:val="en-US"/>
        </w:rPr>
        <w:t xml:space="preserve">the </w:t>
      </w:r>
      <w:r w:rsidR="00E16095">
        <w:rPr>
          <w:rFonts w:asciiTheme="minorHAnsi" w:eastAsiaTheme="minorHAnsi" w:hAnsiTheme="minorHAnsi" w:cstheme="minorBidi"/>
          <w:lang w:val="en-US"/>
        </w:rPr>
        <w:t xml:space="preserve">generated </w:t>
      </w:r>
      <w:proofErr w:type="spellStart"/>
      <w:proofErr w:type="gramStart"/>
      <w:r w:rsidR="00E16095">
        <w:rPr>
          <w:rFonts w:asciiTheme="minorHAnsi" w:eastAsiaTheme="minorHAnsi" w:hAnsiTheme="minorHAnsi" w:cstheme="minorBidi"/>
          <w:lang w:val="en-US"/>
        </w:rPr>
        <w:t>p.values</w:t>
      </w:r>
      <w:commentRangeEnd w:id="17"/>
      <w:proofErr w:type="spellEnd"/>
      <w:proofErr w:type="gramEnd"/>
      <w:r w:rsidR="003C2973">
        <w:rPr>
          <w:rStyle w:val="CommentReference"/>
          <w:rFonts w:asciiTheme="minorHAnsi" w:eastAsiaTheme="minorHAnsi" w:hAnsiTheme="minorHAnsi" w:cstheme="minorBidi"/>
          <w:lang w:val="en-US"/>
        </w:rPr>
        <w:commentReference w:id="17"/>
      </w:r>
      <w:r w:rsidR="00E16095">
        <w:rPr>
          <w:rFonts w:asciiTheme="minorHAnsi" w:eastAsiaTheme="minorHAnsi" w:hAnsiTheme="minorHAnsi" w:cstheme="minorBidi"/>
          <w:lang w:val="en-US"/>
        </w:rPr>
        <w:t xml:space="preserve"> were FDR-corrected to </w:t>
      </w:r>
      <w:r w:rsidR="003C2973">
        <w:rPr>
          <w:rFonts w:asciiTheme="minorHAnsi" w:eastAsiaTheme="minorHAnsi" w:hAnsiTheme="minorHAnsi" w:cstheme="minorBidi"/>
          <w:lang w:val="en-US"/>
        </w:rPr>
        <w:t>adjust</w:t>
      </w:r>
      <w:r w:rsidR="00E16095">
        <w:rPr>
          <w:rFonts w:asciiTheme="minorHAnsi" w:eastAsiaTheme="minorHAnsi" w:hAnsiTheme="minorHAnsi" w:cstheme="minorBidi"/>
          <w:lang w:val="en-US"/>
        </w:rPr>
        <w:t xml:space="preserve"> for multiple </w:t>
      </w:r>
      <w:r w:rsidR="00DA5615">
        <w:rPr>
          <w:rFonts w:asciiTheme="minorHAnsi" w:eastAsiaTheme="minorHAnsi" w:hAnsiTheme="minorHAnsi" w:cstheme="minorBidi"/>
          <w:lang w:val="en-US"/>
        </w:rPr>
        <w:t>comparisons</w:t>
      </w:r>
      <w:r w:rsidR="00E16095">
        <w:rPr>
          <w:rFonts w:asciiTheme="minorHAnsi" w:eastAsiaTheme="minorHAnsi" w:hAnsiTheme="minorHAnsi" w:cstheme="minorBidi"/>
          <w:lang w:val="en-US"/>
        </w:rPr>
        <w:t>.</w:t>
      </w:r>
      <w:ins w:id="18" w:author="Florentin Constancias" w:date="2021-07-01T08:48:00Z">
        <w:r w:rsidR="0051516F">
          <w:rPr>
            <w:rFonts w:asciiTheme="minorHAnsi" w:eastAsiaTheme="minorHAnsi" w:hAnsiTheme="minorHAnsi" w:cstheme="minorBidi"/>
            <w:lang w:val="en-US"/>
          </w:rPr>
          <w:t xml:space="preserve"> </w:t>
        </w:r>
      </w:ins>
      <w:ins w:id="19" w:author="Florentin Constancias" w:date="2021-07-01T08:49:00Z">
        <w:r w:rsidR="0051516F">
          <w:rPr>
            <w:rFonts w:asciiTheme="minorHAnsi" w:eastAsiaTheme="minorHAnsi" w:hAnsiTheme="minorHAnsi" w:cstheme="minorBidi"/>
            <w:lang w:val="en-US"/>
          </w:rPr>
          <w:t xml:space="preserve">Significant differences between groups were considered for </w:t>
        </w:r>
        <w:proofErr w:type="spellStart"/>
        <w:proofErr w:type="gramStart"/>
        <w:r w:rsidR="0051516F">
          <w:rPr>
            <w:rFonts w:asciiTheme="minorHAnsi" w:eastAsiaTheme="minorHAnsi" w:hAnsiTheme="minorHAnsi" w:cstheme="minorBidi"/>
            <w:lang w:val="en-US"/>
          </w:rPr>
          <w:t>p.values</w:t>
        </w:r>
        <w:proofErr w:type="spellEnd"/>
        <w:proofErr w:type="gramEnd"/>
        <w:r w:rsidR="0051516F">
          <w:rPr>
            <w:rFonts w:asciiTheme="minorHAnsi" w:eastAsiaTheme="minorHAnsi" w:hAnsiTheme="minorHAnsi" w:cstheme="minorBidi"/>
            <w:lang w:val="en-US"/>
          </w:rPr>
          <w:t xml:space="preserve"> lower </w:t>
        </w:r>
      </w:ins>
      <w:ins w:id="20" w:author="Florentin Constancias" w:date="2021-07-01T21:53:00Z">
        <w:r w:rsidR="00013B00">
          <w:rPr>
            <w:rFonts w:asciiTheme="minorHAnsi" w:eastAsiaTheme="minorHAnsi" w:hAnsiTheme="minorHAnsi" w:cstheme="minorBidi"/>
            <w:lang w:val="en-US"/>
          </w:rPr>
          <w:t>or equal to</w:t>
        </w:r>
      </w:ins>
      <w:ins w:id="21" w:author="Florentin Constancias" w:date="2021-07-01T08:49:00Z">
        <w:r w:rsidR="0051516F">
          <w:rPr>
            <w:rFonts w:asciiTheme="minorHAnsi" w:eastAsiaTheme="minorHAnsi" w:hAnsiTheme="minorHAnsi" w:cstheme="minorBidi"/>
            <w:lang w:val="en-US"/>
          </w:rPr>
          <w:t xml:space="preserve"> 0.05.</w:t>
        </w:r>
      </w:ins>
    </w:p>
    <w:p w14:paraId="50A3EFF3" w14:textId="47B93DA4" w:rsidR="005108BC" w:rsidRPr="00D02AFD" w:rsidRDefault="005108BC" w:rsidP="004B4E28">
      <w:pPr>
        <w:pStyle w:val="Standard"/>
        <w:spacing w:line="360" w:lineRule="auto"/>
        <w:jc w:val="both"/>
        <w:rPr>
          <w:rFonts w:asciiTheme="minorHAnsi" w:eastAsiaTheme="minorHAnsi" w:hAnsiTheme="minorHAnsi" w:cstheme="minorBidi"/>
          <w:lang w:val="en-US"/>
        </w:rPr>
      </w:pPr>
      <w:r w:rsidRPr="00D37FB4">
        <w:rPr>
          <w:b/>
          <w:lang w:val="en-US"/>
        </w:rPr>
        <w:t>Results</w:t>
      </w:r>
    </w:p>
    <w:p w14:paraId="3C391757" w14:textId="2DE88655" w:rsidR="00432C3B" w:rsidRPr="005108BC" w:rsidRDefault="004E1E9B" w:rsidP="004B4E28">
      <w:pPr>
        <w:spacing w:line="360" w:lineRule="auto"/>
        <w:jc w:val="both"/>
        <w:rPr>
          <w:u w:val="single"/>
        </w:rPr>
      </w:pPr>
      <w:r w:rsidRPr="005108BC">
        <w:rPr>
          <w:u w:val="single"/>
        </w:rPr>
        <w:t>Site-specif</w:t>
      </w:r>
      <w:r w:rsidR="005F0620" w:rsidRPr="005108BC">
        <w:rPr>
          <w:u w:val="single"/>
        </w:rPr>
        <w:t xml:space="preserve">ic distribution of predominant </w:t>
      </w:r>
      <w:r w:rsidR="005F0620" w:rsidRPr="005108BC">
        <w:rPr>
          <w:i/>
          <w:u w:val="single"/>
        </w:rPr>
        <w:t>S</w:t>
      </w:r>
      <w:r w:rsidR="009C1F2D" w:rsidRPr="005108BC">
        <w:rPr>
          <w:i/>
          <w:u w:val="single"/>
        </w:rPr>
        <w:t>treptococcus</w:t>
      </w:r>
      <w:r w:rsidR="009C1F2D" w:rsidRPr="005108BC">
        <w:rPr>
          <w:u w:val="single"/>
        </w:rPr>
        <w:t xml:space="preserve"> species</w:t>
      </w:r>
      <w:r w:rsidR="00C63846">
        <w:rPr>
          <w:u w:val="single"/>
        </w:rPr>
        <w:t xml:space="preserve"> in oral health</w:t>
      </w:r>
    </w:p>
    <w:p w14:paraId="75414B2E" w14:textId="455EBF02" w:rsidR="009C1F2D" w:rsidRPr="005F0620" w:rsidRDefault="005F0620" w:rsidP="004B4E28">
      <w:pPr>
        <w:spacing w:line="360" w:lineRule="auto"/>
        <w:jc w:val="both"/>
      </w:pPr>
      <w:r>
        <w:t>Figure 1 display</w:t>
      </w:r>
      <w:r w:rsidR="00D60D38">
        <w:t>s</w:t>
      </w:r>
      <w:r>
        <w:t xml:space="preserve"> relative abundan</w:t>
      </w:r>
      <w:r w:rsidR="00E76979">
        <w:t xml:space="preserve">ce (DNA) of the 16 predominant </w:t>
      </w:r>
      <w:r w:rsidR="00E76979" w:rsidRPr="00E76979">
        <w:rPr>
          <w:i/>
        </w:rPr>
        <w:t>S</w:t>
      </w:r>
      <w:r w:rsidRPr="00E76979">
        <w:rPr>
          <w:i/>
        </w:rPr>
        <w:t>treptococcus</w:t>
      </w:r>
      <w:r>
        <w:t xml:space="preserve"> species across all samples. As can be seen,</w:t>
      </w:r>
      <w:r w:rsidR="00D02AFD">
        <w:t xml:space="preserve"> the proportion of taxa o</w:t>
      </w:r>
      <w:r>
        <w:t xml:space="preserve">f predominant </w:t>
      </w:r>
      <w:r w:rsidRPr="003C2973">
        <w:rPr>
          <w:i/>
        </w:rPr>
        <w:t>Streptococcus</w:t>
      </w:r>
      <w:r>
        <w:t xml:space="preserve"> species w</w:t>
      </w:r>
      <w:r w:rsidR="00C74FAE">
        <w:t>as</w:t>
      </w:r>
      <w:r>
        <w:t xml:space="preserve"> </w:t>
      </w:r>
      <w:r w:rsidR="003C2973">
        <w:t>significantly</w:t>
      </w:r>
      <w:r>
        <w:t xml:space="preserve"> influenced by </w:t>
      </w:r>
      <w:r w:rsidR="00D60D38">
        <w:t xml:space="preserve">the </w:t>
      </w:r>
      <w:r>
        <w:t xml:space="preserve">oral site. Accordingly, </w:t>
      </w:r>
      <w:r w:rsidRPr="005F0620">
        <w:rPr>
          <w:i/>
        </w:rPr>
        <w:t xml:space="preserve">Streptococcus </w:t>
      </w:r>
      <w:proofErr w:type="spellStart"/>
      <w:r w:rsidRPr="005F0620">
        <w:rPr>
          <w:i/>
        </w:rPr>
        <w:t>parasanguinis</w:t>
      </w:r>
      <w:proofErr w:type="spellEnd"/>
      <w:r w:rsidRPr="005F0620">
        <w:rPr>
          <w:i/>
        </w:rPr>
        <w:t>, Streptococcu</w:t>
      </w:r>
      <w:r w:rsidR="006C4350">
        <w:rPr>
          <w:i/>
        </w:rPr>
        <w:t xml:space="preserve">s </w:t>
      </w:r>
      <w:proofErr w:type="spellStart"/>
      <w:r w:rsidR="006C4350">
        <w:rPr>
          <w:i/>
        </w:rPr>
        <w:t>salivarius</w:t>
      </w:r>
      <w:proofErr w:type="spellEnd"/>
      <w:r w:rsidR="006C4350">
        <w:rPr>
          <w:i/>
        </w:rPr>
        <w:t xml:space="preserve"> and Streptococcus </w:t>
      </w:r>
      <w:proofErr w:type="spellStart"/>
      <w:r w:rsidR="006C4350">
        <w:rPr>
          <w:i/>
        </w:rPr>
        <w:t>i</w:t>
      </w:r>
      <w:r w:rsidRPr="005F0620">
        <w:rPr>
          <w:i/>
        </w:rPr>
        <w:t>nfantis</w:t>
      </w:r>
      <w:proofErr w:type="spellEnd"/>
      <w:r w:rsidR="00C74FAE">
        <w:t xml:space="preserve"> were the most abundant species identified in tongue biofilm, but almost completely absent in s</w:t>
      </w:r>
      <w:r w:rsidR="00643841">
        <w:t>ub</w:t>
      </w:r>
      <w:r w:rsidR="00C74FAE">
        <w:t xml:space="preserve">gingival plaque. On the other hand, </w:t>
      </w:r>
      <w:r w:rsidR="00C74FAE" w:rsidRPr="00C74FAE">
        <w:rPr>
          <w:i/>
        </w:rPr>
        <w:t xml:space="preserve">Streptococcus </w:t>
      </w:r>
      <w:proofErr w:type="spellStart"/>
      <w:r w:rsidR="00C74FAE" w:rsidRPr="00C74FAE">
        <w:rPr>
          <w:i/>
        </w:rPr>
        <w:t>oralis</w:t>
      </w:r>
      <w:proofErr w:type="spellEnd"/>
      <w:r w:rsidR="00C74FAE">
        <w:t xml:space="preserve">, </w:t>
      </w:r>
      <w:r w:rsidR="00C74FAE" w:rsidRPr="00C74FAE">
        <w:rPr>
          <w:i/>
        </w:rPr>
        <w:t>Streptococcus sanguinis</w:t>
      </w:r>
      <w:r w:rsidR="00C74FAE">
        <w:t xml:space="preserve"> and </w:t>
      </w:r>
      <w:r w:rsidR="00C74FAE" w:rsidRPr="00C74FAE">
        <w:rPr>
          <w:i/>
        </w:rPr>
        <w:lastRenderedPageBreak/>
        <w:t xml:space="preserve">Streptococcus </w:t>
      </w:r>
      <w:proofErr w:type="spellStart"/>
      <w:r w:rsidR="00C74FAE" w:rsidRPr="00C74FAE">
        <w:rPr>
          <w:i/>
        </w:rPr>
        <w:t>gordonii</w:t>
      </w:r>
      <w:proofErr w:type="spellEnd"/>
      <w:r w:rsidR="00C74FAE">
        <w:t xml:space="preserve"> were all highly abundant in su</w:t>
      </w:r>
      <w:r w:rsidR="00643841">
        <w:t>b</w:t>
      </w:r>
      <w:r w:rsidR="00C74FAE">
        <w:t xml:space="preserve">gingival plaque, and only sporadically present in tongue biofilm. </w:t>
      </w:r>
      <w:r w:rsidR="00E76979">
        <w:t xml:space="preserve">All </w:t>
      </w:r>
      <w:r w:rsidR="00C74FAE" w:rsidRPr="00E76979">
        <w:rPr>
          <w:i/>
        </w:rPr>
        <w:t>Streptococcus</w:t>
      </w:r>
      <w:r w:rsidR="00C74FAE">
        <w:t xml:space="preserve"> species identified with high abundance in either tongue biofilm o</w:t>
      </w:r>
      <w:r w:rsidR="00E76979">
        <w:t>r su</w:t>
      </w:r>
      <w:r w:rsidR="00643841">
        <w:t>b</w:t>
      </w:r>
      <w:r w:rsidR="00E76979">
        <w:t xml:space="preserve">gingival plaque were </w:t>
      </w:r>
      <w:r w:rsidR="00C74FAE">
        <w:t>concomitantly abundant in saliva samples collected from the same individual.</w:t>
      </w:r>
      <w:r w:rsidRPr="005F0620">
        <w:rPr>
          <w:i/>
        </w:rPr>
        <w:t xml:space="preserve"> </w:t>
      </w:r>
    </w:p>
    <w:p w14:paraId="64EE1719" w14:textId="77777777" w:rsidR="00E76979" w:rsidRDefault="00E76979" w:rsidP="004B4E28">
      <w:pPr>
        <w:spacing w:line="360" w:lineRule="auto"/>
        <w:jc w:val="both"/>
        <w:rPr>
          <w:b/>
          <w:u w:val="single"/>
        </w:rPr>
      </w:pPr>
    </w:p>
    <w:p w14:paraId="1CF90FCC" w14:textId="6E654155" w:rsidR="009C1F2D" w:rsidRPr="005108BC" w:rsidRDefault="004E1E9B" w:rsidP="004B4E28">
      <w:pPr>
        <w:spacing w:line="360" w:lineRule="auto"/>
        <w:jc w:val="both"/>
        <w:rPr>
          <w:u w:val="single"/>
        </w:rPr>
      </w:pPr>
      <w:r w:rsidRPr="005108BC">
        <w:rPr>
          <w:u w:val="single"/>
        </w:rPr>
        <w:t xml:space="preserve">Oral site </w:t>
      </w:r>
      <w:r w:rsidR="00C63846">
        <w:rPr>
          <w:u w:val="single"/>
        </w:rPr>
        <w:t xml:space="preserve">associates with </w:t>
      </w:r>
      <w:r w:rsidR="00E76979" w:rsidRPr="005108BC">
        <w:rPr>
          <w:u w:val="single"/>
        </w:rPr>
        <w:t xml:space="preserve">overall </w:t>
      </w:r>
      <w:r w:rsidRPr="005108BC">
        <w:rPr>
          <w:u w:val="single"/>
        </w:rPr>
        <w:t>a</w:t>
      </w:r>
      <w:r w:rsidR="009C1F2D" w:rsidRPr="005108BC">
        <w:rPr>
          <w:u w:val="single"/>
        </w:rPr>
        <w:t xml:space="preserve">ctivity of </w:t>
      </w:r>
      <w:r w:rsidRPr="005108BC">
        <w:rPr>
          <w:u w:val="single"/>
        </w:rPr>
        <w:t xml:space="preserve">predominant </w:t>
      </w:r>
      <w:r w:rsidR="001F61C9" w:rsidRPr="005108BC">
        <w:rPr>
          <w:i/>
          <w:u w:val="single"/>
        </w:rPr>
        <w:t>Streptococcus</w:t>
      </w:r>
      <w:r w:rsidRPr="005108BC">
        <w:rPr>
          <w:u w:val="single"/>
        </w:rPr>
        <w:t xml:space="preserve"> species</w:t>
      </w:r>
      <w:r w:rsidR="00C63846">
        <w:rPr>
          <w:u w:val="single"/>
        </w:rPr>
        <w:t xml:space="preserve"> in oral health</w:t>
      </w:r>
    </w:p>
    <w:p w14:paraId="19DFC64D" w14:textId="41F979EA" w:rsidR="004E1E9B" w:rsidRPr="006C4350" w:rsidRDefault="00E76979" w:rsidP="004B4E28">
      <w:pPr>
        <w:spacing w:line="360" w:lineRule="auto"/>
        <w:jc w:val="both"/>
      </w:pPr>
      <w:r>
        <w:t>B</w:t>
      </w:r>
      <w:r w:rsidR="001F61C9">
        <w:t xml:space="preserve">acterial activity, as evaluated by </w:t>
      </w:r>
      <w:r w:rsidR="004B7BDA">
        <w:t>log2</w:t>
      </w:r>
      <w:r w:rsidR="001F61C9">
        <w:t xml:space="preserve">(RNA/DNA) of each pathway expressed by the selected predominant </w:t>
      </w:r>
      <w:r w:rsidR="001F61C9">
        <w:rPr>
          <w:i/>
        </w:rPr>
        <w:t xml:space="preserve">Streptococcus </w:t>
      </w:r>
      <w:r w:rsidR="001F61C9">
        <w:t>species</w:t>
      </w:r>
      <w:r>
        <w:t>,</w:t>
      </w:r>
      <w:r w:rsidR="001F61C9">
        <w:t xml:space="preserve"> w</w:t>
      </w:r>
      <w:r>
        <w:t>as</w:t>
      </w:r>
      <w:r w:rsidR="003C2973">
        <w:t xml:space="preserve"> compared between </w:t>
      </w:r>
      <w:r w:rsidR="001F61C9">
        <w:t>sites</w:t>
      </w:r>
      <w:r w:rsidR="003C2973">
        <w:t xml:space="preserve"> in orally healthy conditions</w:t>
      </w:r>
      <w:r w:rsidR="001F61C9">
        <w:t xml:space="preserve">. </w:t>
      </w:r>
      <w:r w:rsidR="006C4350">
        <w:t>F</w:t>
      </w:r>
      <w:r w:rsidR="001F61C9">
        <w:t xml:space="preserve">igure 2A shows the </w:t>
      </w:r>
      <w:r w:rsidR="004B7BDA">
        <w:t>distribution of log2(</w:t>
      </w:r>
      <w:r w:rsidR="001F61C9">
        <w:t>RNA/DNA</w:t>
      </w:r>
      <w:r w:rsidR="004B7BDA">
        <w:t>)</w:t>
      </w:r>
      <w:r w:rsidR="001F61C9">
        <w:t xml:space="preserve"> </w:t>
      </w:r>
      <w:r w:rsidR="004B7BDA">
        <w:t xml:space="preserve">pathway level </w:t>
      </w:r>
      <w:r w:rsidR="006C4350">
        <w:t xml:space="preserve">expression of </w:t>
      </w:r>
      <w:r w:rsidR="006C4350" w:rsidRPr="005F0620">
        <w:rPr>
          <w:i/>
        </w:rPr>
        <w:t>S</w:t>
      </w:r>
      <w:r w:rsidR="006C4350">
        <w:rPr>
          <w:i/>
        </w:rPr>
        <w:t>.</w:t>
      </w:r>
      <w:r w:rsidR="006C4350" w:rsidRPr="005F0620">
        <w:rPr>
          <w:i/>
        </w:rPr>
        <w:t xml:space="preserve"> </w:t>
      </w:r>
      <w:proofErr w:type="spellStart"/>
      <w:r w:rsidR="006C4350" w:rsidRPr="005F0620">
        <w:rPr>
          <w:i/>
        </w:rPr>
        <w:t>parasanguinis</w:t>
      </w:r>
      <w:proofErr w:type="spellEnd"/>
      <w:r w:rsidR="006C4350" w:rsidRPr="005F0620">
        <w:rPr>
          <w:i/>
        </w:rPr>
        <w:t>, S</w:t>
      </w:r>
      <w:r w:rsidR="006C4350">
        <w:rPr>
          <w:i/>
        </w:rPr>
        <w:t xml:space="preserve">. </w:t>
      </w:r>
      <w:proofErr w:type="spellStart"/>
      <w:r w:rsidR="006C4350">
        <w:rPr>
          <w:i/>
        </w:rPr>
        <w:t>salivarius</w:t>
      </w:r>
      <w:proofErr w:type="spellEnd"/>
      <w:r w:rsidR="006C4350">
        <w:rPr>
          <w:i/>
        </w:rPr>
        <w:t xml:space="preserve"> and S. </w:t>
      </w:r>
      <w:proofErr w:type="spellStart"/>
      <w:r w:rsidR="006C4350">
        <w:rPr>
          <w:i/>
        </w:rPr>
        <w:t>i</w:t>
      </w:r>
      <w:r w:rsidR="006C4350" w:rsidRPr="005F0620">
        <w:rPr>
          <w:i/>
        </w:rPr>
        <w:t>nfantis</w:t>
      </w:r>
      <w:proofErr w:type="spellEnd"/>
      <w:r w:rsidR="006C4350">
        <w:t xml:space="preserve"> in tongue biofilm versus saliva</w:t>
      </w:r>
      <w:r w:rsidR="004B7BDA">
        <w:t xml:space="preserve"> samples</w:t>
      </w:r>
      <w:r w:rsidR="006C4350">
        <w:t xml:space="preserve">. As can be seen, </w:t>
      </w:r>
      <w:r w:rsidR="006C4350" w:rsidRPr="006C4350">
        <w:rPr>
          <w:i/>
        </w:rPr>
        <w:t xml:space="preserve">S. </w:t>
      </w:r>
      <w:proofErr w:type="spellStart"/>
      <w:r w:rsidR="006C4350" w:rsidRPr="006C4350">
        <w:rPr>
          <w:i/>
        </w:rPr>
        <w:t>parasanguinis</w:t>
      </w:r>
      <w:proofErr w:type="spellEnd"/>
      <w:r w:rsidR="006C4350">
        <w:t xml:space="preserve"> and </w:t>
      </w:r>
      <w:r w:rsidR="006C4350" w:rsidRPr="006C4350">
        <w:rPr>
          <w:i/>
        </w:rPr>
        <w:t xml:space="preserve">S. </w:t>
      </w:r>
      <w:proofErr w:type="spellStart"/>
      <w:r w:rsidR="006C4350" w:rsidRPr="006C4350">
        <w:rPr>
          <w:i/>
        </w:rPr>
        <w:t>infantis</w:t>
      </w:r>
      <w:proofErr w:type="spellEnd"/>
      <w:r w:rsidR="006C4350">
        <w:t xml:space="preserve"> were </w:t>
      </w:r>
      <w:commentRangeStart w:id="22"/>
      <w:commentRangeStart w:id="23"/>
      <w:r w:rsidR="006C4350">
        <w:t>significantly</w:t>
      </w:r>
      <w:commentRangeEnd w:id="22"/>
      <w:r w:rsidR="003C2973">
        <w:rPr>
          <w:rStyle w:val="CommentReference"/>
        </w:rPr>
        <w:commentReference w:id="22"/>
      </w:r>
      <w:commentRangeEnd w:id="23"/>
      <w:r w:rsidR="00662688">
        <w:rPr>
          <w:rStyle w:val="CommentReference"/>
        </w:rPr>
        <w:commentReference w:id="23"/>
      </w:r>
      <w:r w:rsidR="006C4350">
        <w:t xml:space="preserve"> more </w:t>
      </w:r>
      <w:r w:rsidR="007F75B2">
        <w:t xml:space="preserve">transcriptionally </w:t>
      </w:r>
      <w:r w:rsidR="006C4350">
        <w:t xml:space="preserve">active in saliva than in corresponding tongue biofilm. On the other hand, </w:t>
      </w:r>
      <w:r w:rsidR="006C4350" w:rsidRPr="006C4350">
        <w:rPr>
          <w:i/>
        </w:rPr>
        <w:t>S. sanguinis</w:t>
      </w:r>
      <w:r w:rsidR="006C4350">
        <w:t xml:space="preserve"> and </w:t>
      </w:r>
      <w:r w:rsidR="006C4350" w:rsidRPr="006C4350">
        <w:rPr>
          <w:i/>
        </w:rPr>
        <w:t xml:space="preserve">S. </w:t>
      </w:r>
      <w:proofErr w:type="spellStart"/>
      <w:r w:rsidR="006C4350" w:rsidRPr="006C4350">
        <w:rPr>
          <w:i/>
        </w:rPr>
        <w:t>oralis</w:t>
      </w:r>
      <w:proofErr w:type="spellEnd"/>
      <w:r w:rsidR="006C4350">
        <w:t xml:space="preserve"> </w:t>
      </w:r>
      <w:r w:rsidR="006F52D6">
        <w:t xml:space="preserve">appeared </w:t>
      </w:r>
      <w:commentRangeStart w:id="24"/>
      <w:r w:rsidR="006C4350">
        <w:t>significantly</w:t>
      </w:r>
      <w:commentRangeEnd w:id="24"/>
      <w:r w:rsidR="003C2973">
        <w:rPr>
          <w:rStyle w:val="CommentReference"/>
        </w:rPr>
        <w:commentReference w:id="24"/>
      </w:r>
      <w:r w:rsidR="006C4350">
        <w:t xml:space="preserve"> less active in saliva than in su</w:t>
      </w:r>
      <w:r w:rsidR="00643841">
        <w:t>b</w:t>
      </w:r>
      <w:r w:rsidR="006C4350">
        <w:t xml:space="preserve">gingival plaque </w:t>
      </w:r>
      <w:r>
        <w:t xml:space="preserve">samples collected from the same </w:t>
      </w:r>
      <w:r w:rsidR="00D02AFD">
        <w:t>individual</w:t>
      </w:r>
      <w:r w:rsidR="00C63846">
        <w:t xml:space="preserve"> </w:t>
      </w:r>
      <w:r w:rsidR="006C4350">
        <w:t>(Fig</w:t>
      </w:r>
      <w:r w:rsidR="00C63846">
        <w:t xml:space="preserve"> </w:t>
      </w:r>
      <w:r w:rsidR="006C4350">
        <w:t xml:space="preserve">2B). </w:t>
      </w:r>
    </w:p>
    <w:p w14:paraId="38C72C80" w14:textId="77777777" w:rsidR="00E76979" w:rsidRDefault="00E76979" w:rsidP="004B4E28">
      <w:pPr>
        <w:spacing w:line="360" w:lineRule="auto"/>
        <w:jc w:val="both"/>
        <w:rPr>
          <w:b/>
          <w:u w:val="single"/>
        </w:rPr>
      </w:pPr>
    </w:p>
    <w:p w14:paraId="4C02EAA3" w14:textId="1302AC68" w:rsidR="004E1E9B" w:rsidRPr="005108BC" w:rsidRDefault="00137EF5" w:rsidP="004B4E28">
      <w:pPr>
        <w:spacing w:line="360" w:lineRule="auto"/>
        <w:jc w:val="both"/>
        <w:rPr>
          <w:u w:val="single"/>
        </w:rPr>
      </w:pPr>
      <w:r>
        <w:rPr>
          <w:u w:val="single"/>
        </w:rPr>
        <w:t>Species-specific transcriptional</w:t>
      </w:r>
      <w:r w:rsidR="004E1E9B" w:rsidRPr="005108BC">
        <w:rPr>
          <w:u w:val="single"/>
        </w:rPr>
        <w:t xml:space="preserve"> </w:t>
      </w:r>
      <w:r>
        <w:rPr>
          <w:u w:val="single"/>
        </w:rPr>
        <w:t xml:space="preserve">activity of specific pathways </w:t>
      </w:r>
      <w:r w:rsidR="000229FF">
        <w:rPr>
          <w:u w:val="single"/>
        </w:rPr>
        <w:t>differentiates between</w:t>
      </w:r>
      <w:r>
        <w:rPr>
          <w:u w:val="single"/>
        </w:rPr>
        <w:t xml:space="preserve"> oral sites</w:t>
      </w:r>
      <w:r w:rsidR="000229FF">
        <w:rPr>
          <w:u w:val="single"/>
        </w:rPr>
        <w:t xml:space="preserve"> in </w:t>
      </w:r>
      <w:r>
        <w:rPr>
          <w:u w:val="single"/>
        </w:rPr>
        <w:t>health</w:t>
      </w:r>
    </w:p>
    <w:p w14:paraId="26F05BA3" w14:textId="487C215A" w:rsidR="004E1E9B" w:rsidRDefault="00E76979" w:rsidP="004B4E28">
      <w:pPr>
        <w:spacing w:line="360" w:lineRule="auto"/>
        <w:jc w:val="both"/>
      </w:pPr>
      <w:r>
        <w:t>Figure 3A-C show</w:t>
      </w:r>
      <w:r w:rsidR="0095141B">
        <w:t xml:space="preserve"> pathways of </w:t>
      </w:r>
      <w:r w:rsidR="0095141B">
        <w:rPr>
          <w:i/>
        </w:rPr>
        <w:t xml:space="preserve">S. </w:t>
      </w:r>
      <w:proofErr w:type="spellStart"/>
      <w:r w:rsidR="0095141B">
        <w:rPr>
          <w:i/>
        </w:rPr>
        <w:t>parasanguinis</w:t>
      </w:r>
      <w:proofErr w:type="spellEnd"/>
      <w:r w:rsidR="0095141B">
        <w:rPr>
          <w:i/>
        </w:rPr>
        <w:t xml:space="preserve">, S. </w:t>
      </w:r>
      <w:proofErr w:type="spellStart"/>
      <w:r w:rsidR="0095141B">
        <w:rPr>
          <w:i/>
        </w:rPr>
        <w:t>infantis</w:t>
      </w:r>
      <w:proofErr w:type="spellEnd"/>
      <w:r w:rsidR="0095141B">
        <w:rPr>
          <w:i/>
        </w:rPr>
        <w:t xml:space="preserve"> </w:t>
      </w:r>
      <w:r w:rsidR="0095141B">
        <w:t xml:space="preserve">and </w:t>
      </w:r>
      <w:r w:rsidR="0095141B">
        <w:rPr>
          <w:i/>
        </w:rPr>
        <w:t xml:space="preserve">S. </w:t>
      </w:r>
      <w:proofErr w:type="spellStart"/>
      <w:r w:rsidR="0095141B">
        <w:rPr>
          <w:i/>
        </w:rPr>
        <w:t>salivarius</w:t>
      </w:r>
      <w:proofErr w:type="spellEnd"/>
      <w:r>
        <w:rPr>
          <w:i/>
        </w:rPr>
        <w:t xml:space="preserve">, </w:t>
      </w:r>
      <w:r>
        <w:t>which were</w:t>
      </w:r>
      <w:r w:rsidR="0095141B">
        <w:rPr>
          <w:i/>
        </w:rPr>
        <w:t xml:space="preserve"> </w:t>
      </w:r>
      <w:r w:rsidR="0095141B">
        <w:t xml:space="preserve">identified with significantly different </w:t>
      </w:r>
      <w:r w:rsidR="00137EF5">
        <w:t>Log2(</w:t>
      </w:r>
      <w:r w:rsidR="0095141B">
        <w:t>RNA/DNA</w:t>
      </w:r>
      <w:r w:rsidR="00137EF5">
        <w:t>)</w:t>
      </w:r>
      <w:r w:rsidR="0095141B">
        <w:t xml:space="preserve"> expression in saliva versus tongue biofilm in healthy individuals. </w:t>
      </w:r>
      <w:r w:rsidR="003C2973">
        <w:t>A</w:t>
      </w:r>
      <w:r w:rsidR="0095141B">
        <w:t xml:space="preserve"> total of 11, 4 and 2 pathways expressed by</w:t>
      </w:r>
      <w:r w:rsidR="0095141B" w:rsidRPr="0095141B">
        <w:rPr>
          <w:i/>
        </w:rPr>
        <w:t xml:space="preserve"> </w:t>
      </w:r>
      <w:r w:rsidR="0095141B">
        <w:rPr>
          <w:i/>
        </w:rPr>
        <w:t xml:space="preserve">S. </w:t>
      </w:r>
      <w:proofErr w:type="spellStart"/>
      <w:r w:rsidR="0095141B">
        <w:rPr>
          <w:i/>
        </w:rPr>
        <w:t>parasanguinis</w:t>
      </w:r>
      <w:proofErr w:type="spellEnd"/>
      <w:r w:rsidR="0095141B">
        <w:rPr>
          <w:i/>
        </w:rPr>
        <w:t xml:space="preserve">, S. </w:t>
      </w:r>
      <w:proofErr w:type="spellStart"/>
      <w:r w:rsidR="0095141B">
        <w:rPr>
          <w:i/>
        </w:rPr>
        <w:t>infantis</w:t>
      </w:r>
      <w:proofErr w:type="spellEnd"/>
      <w:r w:rsidR="0095141B">
        <w:rPr>
          <w:i/>
        </w:rPr>
        <w:t xml:space="preserve"> </w:t>
      </w:r>
      <w:r w:rsidR="0095141B">
        <w:t xml:space="preserve">and </w:t>
      </w:r>
      <w:r w:rsidR="0095141B">
        <w:rPr>
          <w:i/>
        </w:rPr>
        <w:t xml:space="preserve">S. </w:t>
      </w:r>
      <w:proofErr w:type="spellStart"/>
      <w:r w:rsidR="0095141B">
        <w:rPr>
          <w:i/>
        </w:rPr>
        <w:t>salivarius</w:t>
      </w:r>
      <w:proofErr w:type="spellEnd"/>
      <w:r w:rsidR="0095141B">
        <w:rPr>
          <w:i/>
        </w:rPr>
        <w:t xml:space="preserve">, </w:t>
      </w:r>
      <w:r>
        <w:t>respectively, were recorded</w:t>
      </w:r>
      <w:r w:rsidR="0095141B">
        <w:t xml:space="preserve"> with significantly higher activity in saliva than in tongue biofilm.  On the contrary, no pathways were identified with significantly higher expression by </w:t>
      </w:r>
      <w:r w:rsidR="0095141B">
        <w:rPr>
          <w:i/>
        </w:rPr>
        <w:t xml:space="preserve">S. </w:t>
      </w:r>
      <w:proofErr w:type="spellStart"/>
      <w:r w:rsidR="0095141B">
        <w:rPr>
          <w:i/>
        </w:rPr>
        <w:t>parasanguinis</w:t>
      </w:r>
      <w:proofErr w:type="spellEnd"/>
      <w:r w:rsidR="0095141B">
        <w:rPr>
          <w:i/>
        </w:rPr>
        <w:t xml:space="preserve">, S. </w:t>
      </w:r>
      <w:proofErr w:type="spellStart"/>
      <w:r w:rsidR="0095141B">
        <w:rPr>
          <w:i/>
        </w:rPr>
        <w:t>infantis</w:t>
      </w:r>
      <w:proofErr w:type="spellEnd"/>
      <w:r w:rsidR="0095141B">
        <w:rPr>
          <w:i/>
        </w:rPr>
        <w:t xml:space="preserve"> </w:t>
      </w:r>
      <w:r w:rsidR="0095141B">
        <w:t xml:space="preserve">and </w:t>
      </w:r>
      <w:r w:rsidR="0095141B">
        <w:rPr>
          <w:i/>
        </w:rPr>
        <w:t xml:space="preserve">S. </w:t>
      </w:r>
      <w:proofErr w:type="spellStart"/>
      <w:r w:rsidR="0095141B">
        <w:rPr>
          <w:i/>
        </w:rPr>
        <w:t>salivarius</w:t>
      </w:r>
      <w:proofErr w:type="spellEnd"/>
      <w:r w:rsidR="0095141B">
        <w:t xml:space="preserve"> found in tongue biofilm. </w:t>
      </w:r>
    </w:p>
    <w:p w14:paraId="6DF84FAF" w14:textId="5CD7BB51" w:rsidR="00470C5A" w:rsidRPr="00470C5A" w:rsidRDefault="00470C5A" w:rsidP="004B4E28">
      <w:pPr>
        <w:spacing w:line="360" w:lineRule="auto"/>
        <w:jc w:val="both"/>
      </w:pPr>
      <w:r>
        <w:t xml:space="preserve">Significant </w:t>
      </w:r>
      <w:r w:rsidR="000229FF">
        <w:t xml:space="preserve">transcriptional activity of </w:t>
      </w:r>
      <w:r>
        <w:t xml:space="preserve">pathways expressed by </w:t>
      </w:r>
      <w:r w:rsidRPr="006C4350">
        <w:rPr>
          <w:i/>
        </w:rPr>
        <w:t>S. sanguinis</w:t>
      </w:r>
      <w:r>
        <w:t xml:space="preserve"> and </w:t>
      </w:r>
      <w:r w:rsidRPr="006C4350">
        <w:rPr>
          <w:i/>
        </w:rPr>
        <w:t xml:space="preserve">S. </w:t>
      </w:r>
      <w:proofErr w:type="spellStart"/>
      <w:r w:rsidRPr="006C4350">
        <w:rPr>
          <w:i/>
        </w:rPr>
        <w:t>oralis</w:t>
      </w:r>
      <w:proofErr w:type="spellEnd"/>
      <w:r>
        <w:rPr>
          <w:i/>
        </w:rPr>
        <w:t xml:space="preserve"> </w:t>
      </w:r>
      <w:r>
        <w:t>in su</w:t>
      </w:r>
      <w:r w:rsidR="00643841">
        <w:t>b</w:t>
      </w:r>
      <w:r>
        <w:t>gingival plaque versus saliva is vi</w:t>
      </w:r>
      <w:r w:rsidR="00095A8A">
        <w:t>s</w:t>
      </w:r>
      <w:r>
        <w:t>u</w:t>
      </w:r>
      <w:r w:rsidR="007F75B2">
        <w:t>a</w:t>
      </w:r>
      <w:r>
        <w:t xml:space="preserve">lized as </w:t>
      </w:r>
      <w:r w:rsidR="000229FF">
        <w:t>Log2(</w:t>
      </w:r>
      <w:r>
        <w:t>RNA/DNA</w:t>
      </w:r>
      <w:r w:rsidR="000229FF">
        <w:t>)</w:t>
      </w:r>
      <w:r>
        <w:t xml:space="preserve"> in Figure 4A-B. As can be seen, </w:t>
      </w:r>
      <w:r w:rsidR="000229FF">
        <w:t>3</w:t>
      </w:r>
      <w:r>
        <w:t xml:space="preserve"> pathways expressed by </w:t>
      </w:r>
      <w:r w:rsidRPr="006C4350">
        <w:rPr>
          <w:i/>
        </w:rPr>
        <w:t xml:space="preserve">S. </w:t>
      </w:r>
      <w:proofErr w:type="spellStart"/>
      <w:proofErr w:type="gramStart"/>
      <w:r w:rsidRPr="006C4350">
        <w:rPr>
          <w:i/>
        </w:rPr>
        <w:t>oralis</w:t>
      </w:r>
      <w:proofErr w:type="spellEnd"/>
      <w:proofErr w:type="gramEnd"/>
      <w:r>
        <w:rPr>
          <w:i/>
        </w:rPr>
        <w:t xml:space="preserve"> </w:t>
      </w:r>
      <w:r>
        <w:t xml:space="preserve">and one pathway expressed by </w:t>
      </w:r>
      <w:r w:rsidRPr="006C4350">
        <w:rPr>
          <w:i/>
        </w:rPr>
        <w:t>S. sanguinis</w:t>
      </w:r>
      <w:r>
        <w:rPr>
          <w:i/>
        </w:rPr>
        <w:t xml:space="preserve"> </w:t>
      </w:r>
      <w:r>
        <w:t xml:space="preserve">were </w:t>
      </w:r>
      <w:r w:rsidR="000229FF">
        <w:t>observed</w:t>
      </w:r>
      <w:r>
        <w:t xml:space="preserve"> with significantly higher </w:t>
      </w:r>
      <w:r w:rsidR="000229FF">
        <w:t>transcriptional activity</w:t>
      </w:r>
      <w:r>
        <w:t xml:space="preserve"> in su</w:t>
      </w:r>
      <w:r w:rsidR="00643841">
        <w:t>b</w:t>
      </w:r>
      <w:r>
        <w:t xml:space="preserve">gingival plaque as compared to saliva in healthy individuals. On the other hand, no pathways were </w:t>
      </w:r>
      <w:r w:rsidR="000229FF">
        <w:t>recorded</w:t>
      </w:r>
      <w:r>
        <w:t xml:space="preserve"> with significantly higher </w:t>
      </w:r>
      <w:r w:rsidR="000229FF">
        <w:t>transcriptional activity</w:t>
      </w:r>
      <w:r>
        <w:t xml:space="preserve"> in saliva. Finally, no pathways</w:t>
      </w:r>
      <w:r w:rsidR="00897F62">
        <w:t xml:space="preserve"> were</w:t>
      </w:r>
      <w:r>
        <w:t xml:space="preserve"> expressed</w:t>
      </w:r>
      <w:r w:rsidR="00897F62">
        <w:t xml:space="preserve"> significantly different</w:t>
      </w:r>
      <w:r w:rsidR="002829EF">
        <w:t>ly</w:t>
      </w:r>
      <w:r>
        <w:t xml:space="preserve"> by </w:t>
      </w:r>
      <w:r>
        <w:rPr>
          <w:i/>
        </w:rPr>
        <w:t xml:space="preserve">S. </w:t>
      </w:r>
      <w:proofErr w:type="spellStart"/>
      <w:r>
        <w:rPr>
          <w:i/>
        </w:rPr>
        <w:t>gordonii</w:t>
      </w:r>
      <w:proofErr w:type="spellEnd"/>
      <w:r w:rsidR="00897F62">
        <w:rPr>
          <w:i/>
        </w:rPr>
        <w:t xml:space="preserve"> </w:t>
      </w:r>
      <w:r w:rsidR="00897F62">
        <w:t>in su</w:t>
      </w:r>
      <w:r w:rsidR="00643841">
        <w:t>b</w:t>
      </w:r>
      <w:r w:rsidR="00897F62">
        <w:t>gingival pl</w:t>
      </w:r>
      <w:r w:rsidR="00D02AFD">
        <w:t xml:space="preserve">aque </w:t>
      </w:r>
      <w:r w:rsidR="000229FF">
        <w:t>versus</w:t>
      </w:r>
      <w:r w:rsidR="00D02AFD">
        <w:t xml:space="preserve"> saliva</w:t>
      </w:r>
      <w:r w:rsidR="00897F62">
        <w:t>.</w:t>
      </w:r>
      <w:r>
        <w:rPr>
          <w:i/>
        </w:rPr>
        <w:t xml:space="preserve"> </w:t>
      </w:r>
      <w:r>
        <w:t xml:space="preserve"> </w:t>
      </w:r>
    </w:p>
    <w:p w14:paraId="6A15D3C0" w14:textId="77777777" w:rsidR="00E76979" w:rsidRPr="005108BC" w:rsidRDefault="00E76979" w:rsidP="004B4E28">
      <w:pPr>
        <w:spacing w:line="360" w:lineRule="auto"/>
        <w:jc w:val="both"/>
        <w:rPr>
          <w:u w:val="single"/>
        </w:rPr>
      </w:pPr>
    </w:p>
    <w:p w14:paraId="62694B3C" w14:textId="6FFD55F7" w:rsidR="004E1E9B" w:rsidRPr="005108BC" w:rsidRDefault="00454CD4" w:rsidP="004B4E28">
      <w:pPr>
        <w:spacing w:line="360" w:lineRule="auto"/>
        <w:jc w:val="both"/>
        <w:rPr>
          <w:u w:val="single"/>
        </w:rPr>
      </w:pPr>
      <w:r>
        <w:rPr>
          <w:u w:val="single"/>
        </w:rPr>
        <w:t>Oral health status associates with</w:t>
      </w:r>
      <w:r w:rsidR="004E1E9B" w:rsidRPr="005108BC">
        <w:rPr>
          <w:u w:val="single"/>
        </w:rPr>
        <w:t xml:space="preserve"> overall bacterial</w:t>
      </w:r>
      <w:r w:rsidR="00F22B3B" w:rsidRPr="005108BC">
        <w:rPr>
          <w:u w:val="single"/>
        </w:rPr>
        <w:t xml:space="preserve"> activity of predominant </w:t>
      </w:r>
      <w:r w:rsidR="00F22B3B" w:rsidRPr="005108BC">
        <w:rPr>
          <w:i/>
          <w:u w:val="single"/>
        </w:rPr>
        <w:t>S</w:t>
      </w:r>
      <w:r w:rsidR="004E1E9B" w:rsidRPr="005108BC">
        <w:rPr>
          <w:i/>
          <w:u w:val="single"/>
        </w:rPr>
        <w:t xml:space="preserve">treptococcus </w:t>
      </w:r>
      <w:r w:rsidR="004E1E9B" w:rsidRPr="005108BC">
        <w:rPr>
          <w:u w:val="single"/>
        </w:rPr>
        <w:t>species</w:t>
      </w:r>
    </w:p>
    <w:p w14:paraId="7C781881" w14:textId="7C5491FA" w:rsidR="004E1E9B" w:rsidRPr="00F22B3B" w:rsidRDefault="00F871A4" w:rsidP="004B4E28">
      <w:pPr>
        <w:spacing w:line="360" w:lineRule="auto"/>
        <w:jc w:val="both"/>
      </w:pPr>
      <w:commentRangeStart w:id="25"/>
      <w:r>
        <w:lastRenderedPageBreak/>
        <w:t xml:space="preserve">Figure 5 details </w:t>
      </w:r>
      <w:r w:rsidR="00E76979">
        <w:t xml:space="preserve">the </w:t>
      </w:r>
      <w:r>
        <w:t>overall bacterial activity</w:t>
      </w:r>
      <w:r w:rsidR="00E76979">
        <w:t>,</w:t>
      </w:r>
      <w:r>
        <w:t xml:space="preserve"> </w:t>
      </w:r>
      <w:r w:rsidR="004B5168">
        <w:t xml:space="preserve">determined </w:t>
      </w:r>
      <w:r w:rsidR="00380AF9">
        <w:t xml:space="preserve">by </w:t>
      </w:r>
      <w:r w:rsidR="000229FF">
        <w:t>Log2(</w:t>
      </w:r>
      <w:r>
        <w:t>RNA/DNA</w:t>
      </w:r>
      <w:r w:rsidR="000229FF">
        <w:t xml:space="preserve">) </w:t>
      </w:r>
      <w:r>
        <w:t xml:space="preserve">of all pathways expressed by the predominant </w:t>
      </w:r>
      <w:r w:rsidRPr="00F871A4">
        <w:rPr>
          <w:i/>
        </w:rPr>
        <w:t>Streptococcus</w:t>
      </w:r>
      <w:r>
        <w:t xml:space="preserve"> species</w:t>
      </w:r>
      <w:r w:rsidR="00E76979">
        <w:t>,</w:t>
      </w:r>
      <w:r>
        <w:t xml:space="preserve"> in saliva, su</w:t>
      </w:r>
      <w:r w:rsidR="00B56049">
        <w:t>b</w:t>
      </w:r>
      <w:r>
        <w:t xml:space="preserve">gingival plaque and tongue biofilm in patients with periodontitis </w:t>
      </w:r>
      <w:r w:rsidR="000229FF">
        <w:t>versus</w:t>
      </w:r>
      <w:r>
        <w:t xml:space="preserve"> healthy controls.</w:t>
      </w:r>
      <w:r w:rsidR="00F22B3B">
        <w:t xml:space="preserve"> </w:t>
      </w:r>
      <w:commentRangeEnd w:id="25"/>
      <w:r w:rsidR="00104EF7">
        <w:rPr>
          <w:rStyle w:val="CommentReference"/>
        </w:rPr>
        <w:commentReference w:id="25"/>
      </w:r>
      <w:r w:rsidR="00F22B3B">
        <w:t>In general, higher</w:t>
      </w:r>
      <w:r w:rsidR="000229FF">
        <w:t xml:space="preserve"> transcriptional activity of</w:t>
      </w:r>
      <w:r w:rsidR="00F22B3B">
        <w:t xml:space="preserve"> </w:t>
      </w:r>
      <w:r w:rsidR="00F22B3B">
        <w:rPr>
          <w:i/>
        </w:rPr>
        <w:t xml:space="preserve">Streptococcus </w:t>
      </w:r>
      <w:r w:rsidR="000229FF">
        <w:t>species</w:t>
      </w:r>
      <w:r w:rsidR="00F22B3B">
        <w:t xml:space="preserve"> was observed in samples from orally healthy individuals </w:t>
      </w:r>
      <w:r w:rsidR="000229FF">
        <w:t>than in</w:t>
      </w:r>
      <w:r w:rsidR="00F22B3B">
        <w:t xml:space="preserve"> patients with periodontitis. Accordingly,</w:t>
      </w:r>
      <w:r>
        <w:t xml:space="preserve"> </w:t>
      </w:r>
      <w:r w:rsidR="00F22B3B">
        <w:t>a</w:t>
      </w:r>
      <w:r>
        <w:t xml:space="preserve"> significantly higher </w:t>
      </w:r>
      <w:r w:rsidR="000229FF">
        <w:t>transcriptional</w:t>
      </w:r>
      <w:r>
        <w:t xml:space="preserve"> activity of </w:t>
      </w:r>
      <w:r>
        <w:rPr>
          <w:i/>
        </w:rPr>
        <w:t xml:space="preserve">S. </w:t>
      </w:r>
      <w:proofErr w:type="spellStart"/>
      <w:r>
        <w:rPr>
          <w:i/>
        </w:rPr>
        <w:t>salivarius</w:t>
      </w:r>
      <w:proofErr w:type="spellEnd"/>
      <w:r>
        <w:t xml:space="preserve">, </w:t>
      </w:r>
      <w:r>
        <w:rPr>
          <w:i/>
        </w:rPr>
        <w:t xml:space="preserve">S. </w:t>
      </w:r>
      <w:proofErr w:type="spellStart"/>
      <w:r>
        <w:rPr>
          <w:i/>
        </w:rPr>
        <w:t>parasanguinis</w:t>
      </w:r>
      <w:proofErr w:type="spellEnd"/>
      <w:r>
        <w:t>,</w:t>
      </w:r>
      <w:r>
        <w:rPr>
          <w:i/>
        </w:rPr>
        <w:t xml:space="preserve"> S. </w:t>
      </w:r>
      <w:proofErr w:type="spellStart"/>
      <w:r>
        <w:rPr>
          <w:i/>
        </w:rPr>
        <w:t>oralis</w:t>
      </w:r>
      <w:proofErr w:type="spellEnd"/>
      <w:r>
        <w:t xml:space="preserve">, </w:t>
      </w:r>
      <w:r>
        <w:rPr>
          <w:i/>
        </w:rPr>
        <w:t xml:space="preserve">S. </w:t>
      </w:r>
      <w:proofErr w:type="spellStart"/>
      <w:r>
        <w:rPr>
          <w:i/>
        </w:rPr>
        <w:t>infantis</w:t>
      </w:r>
      <w:proofErr w:type="spellEnd"/>
      <w:r>
        <w:rPr>
          <w:i/>
        </w:rPr>
        <w:t xml:space="preserve"> </w:t>
      </w:r>
      <w:r>
        <w:t xml:space="preserve">and </w:t>
      </w:r>
      <w:r>
        <w:rPr>
          <w:i/>
        </w:rPr>
        <w:t xml:space="preserve">S. </w:t>
      </w:r>
      <w:proofErr w:type="spellStart"/>
      <w:r>
        <w:rPr>
          <w:i/>
        </w:rPr>
        <w:t>gordonii</w:t>
      </w:r>
      <w:proofErr w:type="spellEnd"/>
      <w:r>
        <w:rPr>
          <w:i/>
        </w:rPr>
        <w:t xml:space="preserve"> </w:t>
      </w:r>
      <w:r>
        <w:t xml:space="preserve">was noted in saliva from </w:t>
      </w:r>
      <w:r w:rsidR="000643DE">
        <w:t xml:space="preserve">healthy controls as compared to </w:t>
      </w:r>
      <w:r>
        <w:t xml:space="preserve">patients with periodontitis. Likewise, </w:t>
      </w:r>
      <w:commentRangeStart w:id="26"/>
      <w:r>
        <w:t>significantly</w:t>
      </w:r>
      <w:commentRangeEnd w:id="26"/>
      <w:r w:rsidR="00104EF7">
        <w:rPr>
          <w:rStyle w:val="CommentReference"/>
        </w:rPr>
        <w:commentReference w:id="26"/>
      </w:r>
      <w:r>
        <w:t xml:space="preserve"> higher </w:t>
      </w:r>
      <w:r w:rsidR="000643DE">
        <w:t>transcriptional</w:t>
      </w:r>
      <w:r>
        <w:t xml:space="preserve"> activities of </w:t>
      </w:r>
      <w:r>
        <w:rPr>
          <w:i/>
        </w:rPr>
        <w:t xml:space="preserve">S. </w:t>
      </w:r>
      <w:proofErr w:type="spellStart"/>
      <w:r>
        <w:rPr>
          <w:i/>
        </w:rPr>
        <w:t>salivarius</w:t>
      </w:r>
      <w:proofErr w:type="spellEnd"/>
      <w:r>
        <w:t xml:space="preserve">, </w:t>
      </w:r>
      <w:r>
        <w:rPr>
          <w:i/>
        </w:rPr>
        <w:t xml:space="preserve">S. </w:t>
      </w:r>
      <w:proofErr w:type="spellStart"/>
      <w:r>
        <w:rPr>
          <w:i/>
        </w:rPr>
        <w:t>parasanguinis</w:t>
      </w:r>
      <w:proofErr w:type="spellEnd"/>
      <w:r>
        <w:t>,</w:t>
      </w:r>
      <w:r>
        <w:rPr>
          <w:i/>
        </w:rPr>
        <w:t xml:space="preserve"> </w:t>
      </w:r>
      <w:r w:rsidR="002829EF" w:rsidRPr="00104EF7">
        <w:t xml:space="preserve">and </w:t>
      </w:r>
      <w:r>
        <w:rPr>
          <w:i/>
        </w:rPr>
        <w:t xml:space="preserve">S. </w:t>
      </w:r>
      <w:proofErr w:type="spellStart"/>
      <w:r>
        <w:rPr>
          <w:i/>
        </w:rPr>
        <w:t>oralis</w:t>
      </w:r>
      <w:proofErr w:type="spellEnd"/>
      <w:r>
        <w:rPr>
          <w:i/>
        </w:rPr>
        <w:t xml:space="preserve"> </w:t>
      </w:r>
      <w:r w:rsidR="00F22B3B">
        <w:t>was seen in tongue biofilm</w:t>
      </w:r>
      <w:r w:rsidR="002829EF">
        <w:t xml:space="preserve"> from</w:t>
      </w:r>
      <w:r w:rsidR="00F22B3B">
        <w:t xml:space="preserve"> </w:t>
      </w:r>
      <w:r w:rsidR="000643DE">
        <w:t xml:space="preserve">orally healthy individuals versus </w:t>
      </w:r>
      <w:r w:rsidR="00F22B3B">
        <w:t xml:space="preserve">patients with periodontitis. Finally, a significantly higher activity of </w:t>
      </w:r>
      <w:r w:rsidR="00F22B3B">
        <w:rPr>
          <w:i/>
        </w:rPr>
        <w:t xml:space="preserve">S. </w:t>
      </w:r>
      <w:proofErr w:type="spellStart"/>
      <w:r w:rsidR="00F22B3B">
        <w:rPr>
          <w:i/>
        </w:rPr>
        <w:t>oralis</w:t>
      </w:r>
      <w:proofErr w:type="spellEnd"/>
      <w:r w:rsidR="00F22B3B">
        <w:rPr>
          <w:i/>
        </w:rPr>
        <w:t xml:space="preserve"> </w:t>
      </w:r>
      <w:r w:rsidR="00E76979">
        <w:t>was observed</w:t>
      </w:r>
      <w:r w:rsidR="00F22B3B">
        <w:t xml:space="preserve"> in su</w:t>
      </w:r>
      <w:r w:rsidR="00B56049">
        <w:t>b</w:t>
      </w:r>
      <w:r w:rsidR="00F22B3B">
        <w:t>gingival plaque from healthy persons.</w:t>
      </w:r>
    </w:p>
    <w:p w14:paraId="265119A8" w14:textId="77777777" w:rsidR="00E76979" w:rsidRDefault="00E76979" w:rsidP="004B4E28">
      <w:pPr>
        <w:spacing w:line="360" w:lineRule="auto"/>
        <w:jc w:val="both"/>
        <w:rPr>
          <w:b/>
          <w:u w:val="single"/>
        </w:rPr>
      </w:pPr>
    </w:p>
    <w:p w14:paraId="10520133" w14:textId="01365EF7" w:rsidR="009C1F2D" w:rsidRPr="005108BC" w:rsidRDefault="000643DE" w:rsidP="004B4E28">
      <w:pPr>
        <w:spacing w:line="360" w:lineRule="auto"/>
        <w:jc w:val="both"/>
        <w:rPr>
          <w:u w:val="single"/>
        </w:rPr>
      </w:pPr>
      <w:commentRangeStart w:id="27"/>
      <w:commentRangeStart w:id="28"/>
      <w:r>
        <w:rPr>
          <w:u w:val="single"/>
        </w:rPr>
        <w:t xml:space="preserve">Species-specific transcriptional activity of </w:t>
      </w:r>
      <w:r w:rsidR="00E76979" w:rsidRPr="005108BC">
        <w:rPr>
          <w:u w:val="single"/>
        </w:rPr>
        <w:t>specific pathways</w:t>
      </w:r>
      <w:r>
        <w:rPr>
          <w:u w:val="single"/>
        </w:rPr>
        <w:t xml:space="preserve"> differentiates periodontitis f</w:t>
      </w:r>
      <w:r w:rsidR="00D00A15">
        <w:rPr>
          <w:u w:val="single"/>
        </w:rPr>
        <w:t>r</w:t>
      </w:r>
      <w:r>
        <w:rPr>
          <w:u w:val="single"/>
        </w:rPr>
        <w:t>om oral health</w:t>
      </w:r>
      <w:r w:rsidR="00E76979" w:rsidRPr="005108BC">
        <w:rPr>
          <w:u w:val="single"/>
        </w:rPr>
        <w:t xml:space="preserve"> </w:t>
      </w:r>
      <w:commentRangeEnd w:id="27"/>
      <w:r w:rsidR="00104EF7">
        <w:rPr>
          <w:rStyle w:val="CommentReference"/>
        </w:rPr>
        <w:commentReference w:id="27"/>
      </w:r>
      <w:commentRangeEnd w:id="28"/>
      <w:r w:rsidR="000C2C1C">
        <w:rPr>
          <w:rStyle w:val="CommentReference"/>
        </w:rPr>
        <w:commentReference w:id="28"/>
      </w:r>
    </w:p>
    <w:p w14:paraId="3504B9B9" w14:textId="16A039EC" w:rsidR="009C1F2D" w:rsidRDefault="000643DE" w:rsidP="004B4E28">
      <w:pPr>
        <w:spacing w:line="360" w:lineRule="auto"/>
        <w:jc w:val="both"/>
      </w:pPr>
      <w:r>
        <w:t>Transcriptional activity</w:t>
      </w:r>
      <w:r w:rsidR="00C119CB">
        <w:t xml:space="preserve"> of specific pathways in saliva by </w:t>
      </w:r>
      <w:r w:rsidR="00C119CB">
        <w:rPr>
          <w:i/>
        </w:rPr>
        <w:t xml:space="preserve">S. </w:t>
      </w:r>
      <w:proofErr w:type="spellStart"/>
      <w:r w:rsidR="00C119CB">
        <w:rPr>
          <w:i/>
        </w:rPr>
        <w:t>parasanguinis</w:t>
      </w:r>
      <w:proofErr w:type="spellEnd"/>
      <w:r w:rsidR="00C119CB">
        <w:rPr>
          <w:i/>
        </w:rPr>
        <w:t xml:space="preserve"> </w:t>
      </w:r>
      <w:r w:rsidR="00C119CB">
        <w:t xml:space="preserve">and </w:t>
      </w:r>
      <w:r w:rsidR="00C119CB">
        <w:rPr>
          <w:i/>
        </w:rPr>
        <w:t xml:space="preserve">S. </w:t>
      </w:r>
      <w:proofErr w:type="spellStart"/>
      <w:r w:rsidR="00C119CB">
        <w:rPr>
          <w:i/>
        </w:rPr>
        <w:t>salivarius</w:t>
      </w:r>
      <w:proofErr w:type="spellEnd"/>
      <w:r w:rsidR="00C119CB">
        <w:rPr>
          <w:i/>
        </w:rPr>
        <w:t xml:space="preserve"> </w:t>
      </w:r>
      <w:r w:rsidR="00C119CB">
        <w:t xml:space="preserve">was significantly </w:t>
      </w:r>
      <w:r>
        <w:t>associated with</w:t>
      </w:r>
      <w:r w:rsidR="00C119CB">
        <w:t xml:space="preserve"> oral health status. Specifically, </w:t>
      </w:r>
      <w:r>
        <w:t xml:space="preserve">transcriptional activity of </w:t>
      </w:r>
      <w:r w:rsidR="00C119CB">
        <w:t xml:space="preserve">18 pathways expressed by </w:t>
      </w:r>
      <w:r w:rsidR="00C119CB">
        <w:rPr>
          <w:i/>
        </w:rPr>
        <w:t xml:space="preserve">S. </w:t>
      </w:r>
      <w:proofErr w:type="spellStart"/>
      <w:r w:rsidR="00C119CB">
        <w:rPr>
          <w:i/>
        </w:rPr>
        <w:t>parasanguinis</w:t>
      </w:r>
      <w:proofErr w:type="spellEnd"/>
      <w:r w:rsidR="00C119CB">
        <w:rPr>
          <w:i/>
        </w:rPr>
        <w:t xml:space="preserve"> </w:t>
      </w:r>
      <w:r w:rsidR="00C119CB">
        <w:t xml:space="preserve">and </w:t>
      </w:r>
      <w:r>
        <w:t>3</w:t>
      </w:r>
      <w:r w:rsidR="00C119CB">
        <w:t xml:space="preserve"> pathways expressed by </w:t>
      </w:r>
      <w:r w:rsidR="00C119CB">
        <w:rPr>
          <w:i/>
        </w:rPr>
        <w:t xml:space="preserve">S. </w:t>
      </w:r>
      <w:proofErr w:type="spellStart"/>
      <w:r w:rsidR="00C119CB">
        <w:rPr>
          <w:i/>
        </w:rPr>
        <w:t>salivarius</w:t>
      </w:r>
      <w:proofErr w:type="spellEnd"/>
      <w:r w:rsidR="00C119CB">
        <w:rPr>
          <w:i/>
        </w:rPr>
        <w:t xml:space="preserve"> </w:t>
      </w:r>
      <w:r w:rsidR="00C119CB">
        <w:t>w</w:t>
      </w:r>
      <w:r>
        <w:t>as</w:t>
      </w:r>
      <w:r w:rsidR="00C119CB">
        <w:t xml:space="preserve"> significantly less in saliva from patients with periodontitis versus healthy controls (</w:t>
      </w:r>
      <w:r>
        <w:t>Fig</w:t>
      </w:r>
      <w:r w:rsidR="00C119CB">
        <w:t xml:space="preserve"> 6A-B). In addition, three pathways </w:t>
      </w:r>
      <w:r>
        <w:t xml:space="preserve">expressed by </w:t>
      </w:r>
      <w:r>
        <w:rPr>
          <w:i/>
        </w:rPr>
        <w:t xml:space="preserve">S. </w:t>
      </w:r>
      <w:proofErr w:type="spellStart"/>
      <w:r>
        <w:rPr>
          <w:i/>
        </w:rPr>
        <w:t>parasanguinis</w:t>
      </w:r>
      <w:proofErr w:type="spellEnd"/>
      <w:r>
        <w:t xml:space="preserve"> </w:t>
      </w:r>
      <w:r w:rsidR="00E76979">
        <w:t xml:space="preserve">were </w:t>
      </w:r>
      <w:r>
        <w:t xml:space="preserve">identified with </w:t>
      </w:r>
      <w:r w:rsidR="00E76979">
        <w:t xml:space="preserve">significantly less </w:t>
      </w:r>
      <w:r>
        <w:t xml:space="preserve">transcriptional activity </w:t>
      </w:r>
      <w:r w:rsidR="00C119CB">
        <w:t>in tongue biofilm collected fro</w:t>
      </w:r>
      <w:r w:rsidR="00104EF7">
        <w:t>m periodontitis patients (Fig</w:t>
      </w:r>
      <w:r w:rsidR="00C119CB">
        <w:t xml:space="preserve"> 7). Finally, no</w:t>
      </w:r>
      <w:r>
        <w:t xml:space="preserve"> specific</w:t>
      </w:r>
      <w:r w:rsidR="00C119CB">
        <w:t xml:space="preserve"> pathways were identified with significantly different </w:t>
      </w:r>
      <w:r>
        <w:t>transcriptional activity</w:t>
      </w:r>
      <w:r w:rsidR="00C119CB">
        <w:t xml:space="preserve"> in </w:t>
      </w:r>
      <w:r w:rsidR="00B56049">
        <w:t xml:space="preserve">subgingival </w:t>
      </w:r>
      <w:r w:rsidR="00C119CB">
        <w:t xml:space="preserve">plaque from periodontitis patients </w:t>
      </w:r>
      <w:r>
        <w:t>versus</w:t>
      </w:r>
      <w:r w:rsidR="00C119CB">
        <w:t xml:space="preserve"> healthy controls</w:t>
      </w:r>
      <w:r w:rsidR="00D83260">
        <w:t>.</w:t>
      </w:r>
      <w:r w:rsidR="00C119CB">
        <w:t xml:space="preserve"> </w:t>
      </w:r>
    </w:p>
    <w:p w14:paraId="1155D0E4" w14:textId="77777777" w:rsidR="004E5F7D" w:rsidRDefault="004E5F7D" w:rsidP="00986376">
      <w:pPr>
        <w:spacing w:line="360" w:lineRule="auto"/>
      </w:pPr>
    </w:p>
    <w:p w14:paraId="243B76C6" w14:textId="77777777" w:rsidR="004E5F7D" w:rsidRDefault="004E5F7D" w:rsidP="00986376">
      <w:pPr>
        <w:spacing w:line="360" w:lineRule="auto"/>
      </w:pPr>
    </w:p>
    <w:p w14:paraId="18484966" w14:textId="77777777" w:rsidR="004E5F7D" w:rsidRDefault="004E5F7D" w:rsidP="004B4E28">
      <w:pPr>
        <w:spacing w:line="360" w:lineRule="auto"/>
        <w:jc w:val="both"/>
        <w:rPr>
          <w:b/>
        </w:rPr>
      </w:pPr>
      <w:r>
        <w:rPr>
          <w:b/>
        </w:rPr>
        <w:t>Discussion</w:t>
      </w:r>
    </w:p>
    <w:p w14:paraId="28347BC3" w14:textId="55550F0C" w:rsidR="004E5F7D" w:rsidRPr="00D00A15" w:rsidRDefault="006A6FF2" w:rsidP="004B4E28">
      <w:pPr>
        <w:spacing w:line="360" w:lineRule="auto"/>
        <w:jc w:val="both"/>
      </w:pPr>
      <w:r>
        <w:t xml:space="preserve">The purpose of the present study was to </w:t>
      </w:r>
      <w:r w:rsidR="00992D85">
        <w:t>unravel</w:t>
      </w:r>
      <w:r>
        <w:t xml:space="preserve"> if </w:t>
      </w:r>
      <w:r w:rsidR="008C24B7">
        <w:t>transcriptional</w:t>
      </w:r>
      <w:r>
        <w:t xml:space="preserve"> activity of predominant </w:t>
      </w:r>
      <w:r>
        <w:rPr>
          <w:i/>
        </w:rPr>
        <w:t xml:space="preserve">Streptococcus </w:t>
      </w:r>
      <w:r>
        <w:t xml:space="preserve">species associates with ecological conditions determined by oral site and inflammation. </w:t>
      </w:r>
      <w:r w:rsidRPr="00D00A15">
        <w:t>The main finding was that</w:t>
      </w:r>
      <w:r w:rsidR="00D02AFD" w:rsidRPr="00D00A15">
        <w:t xml:space="preserve"> transcriptional</w:t>
      </w:r>
      <w:r w:rsidRPr="00D00A15">
        <w:t xml:space="preserve"> activity of specific </w:t>
      </w:r>
      <w:r w:rsidRPr="00D00A15">
        <w:rPr>
          <w:i/>
        </w:rPr>
        <w:t>Streptoco</w:t>
      </w:r>
      <w:r w:rsidR="00F700B7" w:rsidRPr="00D00A15">
        <w:rPr>
          <w:i/>
        </w:rPr>
        <w:t>c</w:t>
      </w:r>
      <w:r w:rsidRPr="00D00A15">
        <w:rPr>
          <w:i/>
        </w:rPr>
        <w:t xml:space="preserve">cus </w:t>
      </w:r>
      <w:r w:rsidRPr="00D00A15">
        <w:t xml:space="preserve">species differed significantly at various oral sites and in healthy oral conditions versus periodontitis. To the best of our </w:t>
      </w:r>
      <w:r w:rsidR="00992D85" w:rsidRPr="00D00A15">
        <w:t>knowledge,</w:t>
      </w:r>
      <w:r w:rsidRPr="00D00A15">
        <w:t xml:space="preserve"> this is the first study to </w:t>
      </w:r>
      <w:r w:rsidR="00992D85" w:rsidRPr="002465F2">
        <w:t>perform</w:t>
      </w:r>
      <w:r w:rsidRPr="002465F2">
        <w:t xml:space="preserve"> paired metagenomics an</w:t>
      </w:r>
      <w:r w:rsidR="00992D85" w:rsidRPr="002465F2">
        <w:t xml:space="preserve">d </w:t>
      </w:r>
      <w:proofErr w:type="spellStart"/>
      <w:r w:rsidR="00992D85" w:rsidRPr="002465F2">
        <w:t>metatranscriptomics</w:t>
      </w:r>
      <w:proofErr w:type="spellEnd"/>
      <w:r w:rsidR="00992D85" w:rsidRPr="002465F2">
        <w:t xml:space="preserve"> to characterize </w:t>
      </w:r>
      <w:r w:rsidR="008C24B7" w:rsidRPr="002465F2">
        <w:t>transcriptional</w:t>
      </w:r>
      <w:r w:rsidRPr="002465F2">
        <w:t xml:space="preserve"> activity of predominant </w:t>
      </w:r>
      <w:r w:rsidRPr="002465F2">
        <w:rPr>
          <w:i/>
        </w:rPr>
        <w:t xml:space="preserve">Streptococcus </w:t>
      </w:r>
      <w:r w:rsidRPr="002465F2">
        <w:t>species</w:t>
      </w:r>
      <w:r w:rsidR="00992D85" w:rsidRPr="002465F2">
        <w:t xml:space="preserve"> in clinical samples collected from </w:t>
      </w:r>
      <w:r w:rsidR="00D447B7" w:rsidRPr="002465F2">
        <w:t xml:space="preserve">multiple oral compartments </w:t>
      </w:r>
      <w:r w:rsidR="00992D85" w:rsidRPr="002465F2">
        <w:t>in healthy and inflammation condit</w:t>
      </w:r>
      <w:r w:rsidR="0000366E" w:rsidRPr="002465F2">
        <w:t>i</w:t>
      </w:r>
      <w:r w:rsidR="00992D85" w:rsidRPr="002465F2">
        <w:t>ons.</w:t>
      </w:r>
      <w:r w:rsidRPr="002465F2">
        <w:t xml:space="preserve">  </w:t>
      </w:r>
    </w:p>
    <w:p w14:paraId="007CBA0A" w14:textId="44AB43CB" w:rsidR="00BA466D" w:rsidRPr="00BB0636" w:rsidRDefault="00D02B69" w:rsidP="004B4E28">
      <w:pPr>
        <w:spacing w:line="360" w:lineRule="auto"/>
        <w:jc w:val="both"/>
      </w:pPr>
      <w:r w:rsidRPr="002465F2">
        <w:lastRenderedPageBreak/>
        <w:t xml:space="preserve">The first important finding was that in health, the predominant </w:t>
      </w:r>
      <w:r w:rsidRPr="002465F2">
        <w:rPr>
          <w:i/>
        </w:rPr>
        <w:t xml:space="preserve">Streptococcus </w:t>
      </w:r>
      <w:r w:rsidR="00D02AFD" w:rsidRPr="002465F2">
        <w:t xml:space="preserve">species expressed a </w:t>
      </w:r>
      <w:r w:rsidR="00D02AFD" w:rsidRPr="00D00A15">
        <w:t>site-specific</w:t>
      </w:r>
      <w:r w:rsidRPr="00D00A15">
        <w:rPr>
          <w:i/>
        </w:rPr>
        <w:t xml:space="preserve"> </w:t>
      </w:r>
      <w:r w:rsidR="00BA466D" w:rsidRPr="00D00A15">
        <w:t>colonization pattern</w:t>
      </w:r>
      <w:r w:rsidRPr="00D00A15">
        <w:t xml:space="preserve"> of the tongue and tooth surface. According</w:t>
      </w:r>
      <w:r>
        <w:t xml:space="preserve">ly, </w:t>
      </w:r>
      <w:r>
        <w:rPr>
          <w:i/>
        </w:rPr>
        <w:t xml:space="preserve">Streptococcus </w:t>
      </w:r>
      <w:proofErr w:type="spellStart"/>
      <w:r>
        <w:rPr>
          <w:i/>
        </w:rPr>
        <w:t>parasanguinis</w:t>
      </w:r>
      <w:proofErr w:type="spellEnd"/>
      <w:r>
        <w:t xml:space="preserve">, </w:t>
      </w:r>
      <w:proofErr w:type="spellStart"/>
      <w:r w:rsidRPr="00D02B69">
        <w:rPr>
          <w:i/>
        </w:rPr>
        <w:t>salivarius</w:t>
      </w:r>
      <w:proofErr w:type="spellEnd"/>
      <w:r>
        <w:rPr>
          <w:i/>
        </w:rPr>
        <w:t xml:space="preserve"> </w:t>
      </w:r>
      <w:r>
        <w:t xml:space="preserve">and </w:t>
      </w:r>
      <w:proofErr w:type="spellStart"/>
      <w:r>
        <w:rPr>
          <w:i/>
        </w:rPr>
        <w:t>infantis</w:t>
      </w:r>
      <w:proofErr w:type="spellEnd"/>
      <w:r>
        <w:rPr>
          <w:i/>
        </w:rPr>
        <w:t xml:space="preserve"> </w:t>
      </w:r>
      <w:r>
        <w:t xml:space="preserve">were identified with high relative abundance in tongue biofilm, but almost completely absent in subgingival biofilm in the same individual. In contrast, </w:t>
      </w:r>
      <w:r>
        <w:rPr>
          <w:i/>
        </w:rPr>
        <w:t xml:space="preserve">Streptococcus </w:t>
      </w:r>
      <w:proofErr w:type="spellStart"/>
      <w:r>
        <w:rPr>
          <w:i/>
        </w:rPr>
        <w:t>oralis</w:t>
      </w:r>
      <w:proofErr w:type="spellEnd"/>
      <w:r>
        <w:t xml:space="preserve">, </w:t>
      </w:r>
      <w:r>
        <w:rPr>
          <w:i/>
        </w:rPr>
        <w:t xml:space="preserve">sanguinis </w:t>
      </w:r>
      <w:r>
        <w:t xml:space="preserve">and </w:t>
      </w:r>
      <w:proofErr w:type="spellStart"/>
      <w:r>
        <w:rPr>
          <w:i/>
        </w:rPr>
        <w:t>gordonii</w:t>
      </w:r>
      <w:proofErr w:type="spellEnd"/>
      <w:r>
        <w:rPr>
          <w:i/>
        </w:rPr>
        <w:t xml:space="preserve"> </w:t>
      </w:r>
      <w:r>
        <w:t>expressed a com</w:t>
      </w:r>
      <w:r w:rsidR="001244CD">
        <w:t>p</w:t>
      </w:r>
      <w:r>
        <w:t xml:space="preserve">lete </w:t>
      </w:r>
      <w:r w:rsidR="001244CD">
        <w:t>opposite</w:t>
      </w:r>
      <w:r>
        <w:t xml:space="preserve"> pattern with high abundance in subgingival biofilm in combination with absence in tongue biofilm (</w:t>
      </w:r>
      <w:r w:rsidR="0050528C">
        <w:t>Fig 1</w:t>
      </w:r>
      <w:r>
        <w:t>).</w:t>
      </w:r>
      <w:r w:rsidR="001244CD">
        <w:t xml:space="preserve"> </w:t>
      </w:r>
      <w:r w:rsidR="00BA4986">
        <w:t xml:space="preserve">Whole genome sequencing of most </w:t>
      </w:r>
      <w:r w:rsidR="00BA4986">
        <w:rPr>
          <w:i/>
        </w:rPr>
        <w:t xml:space="preserve">Streptococcus </w:t>
      </w:r>
      <w:r w:rsidR="00BA4986">
        <w:t xml:space="preserve">species, including </w:t>
      </w:r>
      <w:proofErr w:type="spellStart"/>
      <w:r w:rsidR="00BA4986">
        <w:rPr>
          <w:i/>
        </w:rPr>
        <w:t>parasanguinis</w:t>
      </w:r>
      <w:proofErr w:type="spellEnd"/>
      <w:r w:rsidR="00BA4986">
        <w:rPr>
          <w:i/>
        </w:rPr>
        <w:t xml:space="preserve"> </w:t>
      </w:r>
      <w:r w:rsidR="00BA4986">
        <w:t xml:space="preserve">and </w:t>
      </w:r>
      <w:proofErr w:type="spellStart"/>
      <w:r w:rsidR="00BA4986">
        <w:t>salivarius</w:t>
      </w:r>
      <w:proofErr w:type="spellEnd"/>
      <w:r w:rsidR="00BA4986">
        <w:t xml:space="preserve"> has been performed, and </w:t>
      </w:r>
      <w:r w:rsidR="001244CD">
        <w:t>c</w:t>
      </w:r>
      <w:r>
        <w:t xml:space="preserve">omparative genomics of genus </w:t>
      </w:r>
      <w:r>
        <w:rPr>
          <w:i/>
        </w:rPr>
        <w:t xml:space="preserve">Streptococcus </w:t>
      </w:r>
      <w:r>
        <w:t xml:space="preserve">has revealed that </w:t>
      </w:r>
      <w:r w:rsidR="00D6357C">
        <w:t xml:space="preserve">the average </w:t>
      </w:r>
      <w:r w:rsidR="00D6357C">
        <w:rPr>
          <w:i/>
        </w:rPr>
        <w:t xml:space="preserve">Streptococcus </w:t>
      </w:r>
      <w:r w:rsidR="001244CD">
        <w:t>genome is comprised of</w:t>
      </w:r>
      <w:r w:rsidR="00D6357C">
        <w:t xml:space="preserve"> approx. 1991 genes, out of which the core genome that is shared by all strains is</w:t>
      </w:r>
      <w:r w:rsidR="0000366E">
        <w:t xml:space="preserve"> approx.</w:t>
      </w:r>
      <w:r w:rsidR="00D6357C">
        <w:t xml:space="preserve"> </w:t>
      </w:r>
      <w:r w:rsidR="00D6357C" w:rsidRPr="002D0ACF">
        <w:t>369 genes</w:t>
      </w:r>
      <w:r w:rsidR="00D02AFD" w:rsidRPr="002D0ACF">
        <w:rPr>
          <w:vertAlign w:val="superscript"/>
        </w:rPr>
        <w:t>26</w:t>
      </w:r>
      <w:r w:rsidR="00D6357C" w:rsidRPr="002D0ACF">
        <w:t>.</w:t>
      </w:r>
      <w:r w:rsidR="00BA4986" w:rsidRPr="002D0ACF">
        <w:t xml:space="preserve"> </w:t>
      </w:r>
      <w:r w:rsidR="00D6357C" w:rsidRPr="002D0ACF">
        <w:t xml:space="preserve">In addition, phylogenomic </w:t>
      </w:r>
      <w:r w:rsidR="00BB0636" w:rsidRPr="002D0ACF">
        <w:t xml:space="preserve">analyses of 138 </w:t>
      </w:r>
      <w:r w:rsidR="00BB0636" w:rsidRPr="002D0ACF">
        <w:rPr>
          <w:i/>
        </w:rPr>
        <w:t xml:space="preserve">Streptococcus </w:t>
      </w:r>
      <w:r w:rsidR="00BB0636" w:rsidRPr="002D0ACF">
        <w:t xml:space="preserve">genomes revealed branching of </w:t>
      </w:r>
      <w:r w:rsidR="00BB0636" w:rsidRPr="002D0ACF">
        <w:rPr>
          <w:i/>
        </w:rPr>
        <w:t xml:space="preserve">Streptococcus </w:t>
      </w:r>
      <w:r w:rsidR="00BB0636" w:rsidRPr="003558E1">
        <w:t>strains in t</w:t>
      </w:r>
      <w:r w:rsidR="0000366E" w:rsidRPr="003558E1">
        <w:t>w</w:t>
      </w:r>
      <w:r w:rsidR="00BB0636" w:rsidRPr="003558E1">
        <w:t>o distinct group</w:t>
      </w:r>
      <w:r w:rsidR="00435A2F" w:rsidRPr="002D0ACF">
        <w:t>s</w:t>
      </w:r>
      <w:r w:rsidR="00BB0636" w:rsidRPr="002D0ACF">
        <w:t xml:space="preserve">, with one population comprised by </w:t>
      </w:r>
      <w:r w:rsidR="00BB0636" w:rsidRPr="002D0ACF">
        <w:rPr>
          <w:i/>
        </w:rPr>
        <w:t>Streptococcus pyogenes</w:t>
      </w:r>
      <w:r w:rsidR="00BB0636" w:rsidRPr="002D0ACF">
        <w:t xml:space="preserve">, </w:t>
      </w:r>
      <w:proofErr w:type="spellStart"/>
      <w:r w:rsidR="00BB0636" w:rsidRPr="002D0ACF">
        <w:rPr>
          <w:i/>
        </w:rPr>
        <w:t>bovis</w:t>
      </w:r>
      <w:proofErr w:type="spellEnd"/>
      <w:r w:rsidR="00BB0636" w:rsidRPr="002D0ACF">
        <w:t xml:space="preserve">, </w:t>
      </w:r>
      <w:proofErr w:type="spellStart"/>
      <w:r w:rsidR="00BB0636" w:rsidRPr="002D0ACF">
        <w:rPr>
          <w:i/>
        </w:rPr>
        <w:t>mutans</w:t>
      </w:r>
      <w:proofErr w:type="spellEnd"/>
      <w:r w:rsidR="00BB0636" w:rsidRPr="002D0ACF">
        <w:rPr>
          <w:i/>
        </w:rPr>
        <w:t xml:space="preserve"> </w:t>
      </w:r>
      <w:r w:rsidR="00BB0636" w:rsidRPr="002D0ACF">
        <w:t xml:space="preserve">and </w:t>
      </w:r>
      <w:proofErr w:type="spellStart"/>
      <w:r w:rsidR="00BB0636" w:rsidRPr="002D0ACF">
        <w:rPr>
          <w:i/>
        </w:rPr>
        <w:t>salivarius</w:t>
      </w:r>
      <w:proofErr w:type="spellEnd"/>
      <w:r w:rsidR="00BB0636" w:rsidRPr="002D0ACF">
        <w:t>, an</w:t>
      </w:r>
      <w:r w:rsidR="0000366E" w:rsidRPr="002D0ACF">
        <w:t>d the other population composed of</w:t>
      </w:r>
      <w:r w:rsidR="00BB0636" w:rsidRPr="002D0ACF">
        <w:t xml:space="preserve"> </w:t>
      </w:r>
      <w:r w:rsidR="00BB0636" w:rsidRPr="002D0ACF">
        <w:rPr>
          <w:i/>
        </w:rPr>
        <w:t>Streptococcus mitis</w:t>
      </w:r>
      <w:r w:rsidR="00BB0636" w:rsidRPr="002D0ACF">
        <w:t xml:space="preserve">, </w:t>
      </w:r>
      <w:proofErr w:type="spellStart"/>
      <w:r w:rsidR="00BB0636" w:rsidRPr="002D0ACF">
        <w:rPr>
          <w:i/>
        </w:rPr>
        <w:t>anginosus</w:t>
      </w:r>
      <w:proofErr w:type="spellEnd"/>
      <w:r w:rsidR="00BB0636" w:rsidRPr="002D0ACF">
        <w:rPr>
          <w:i/>
        </w:rPr>
        <w:t xml:space="preserve"> </w:t>
      </w:r>
      <w:r w:rsidR="00BB0636" w:rsidRPr="002D0ACF">
        <w:t>and unknown groups</w:t>
      </w:r>
      <w:r w:rsidR="00553921" w:rsidRPr="002D0ACF">
        <w:rPr>
          <w:vertAlign w:val="superscript"/>
        </w:rPr>
        <w:t>26</w:t>
      </w:r>
      <w:r w:rsidR="00BB0636" w:rsidRPr="002D0ACF">
        <w:t>.</w:t>
      </w:r>
      <w:r w:rsidR="00BB0636">
        <w:t xml:space="preserve"> I</w:t>
      </w:r>
      <w:r w:rsidR="00BA4986">
        <w:t>nteresting</w:t>
      </w:r>
      <w:r w:rsidR="0000366E">
        <w:t xml:space="preserve">ly, </w:t>
      </w:r>
      <w:r w:rsidR="00BB0636">
        <w:t>this branching was confirmed in the present</w:t>
      </w:r>
      <w:r w:rsidR="001244CD">
        <w:t xml:space="preserve"> study by site-</w:t>
      </w:r>
      <w:r w:rsidR="00BB0636">
        <w:t xml:space="preserve">specific preferences of </w:t>
      </w:r>
      <w:r w:rsidR="00BB0636">
        <w:rPr>
          <w:i/>
        </w:rPr>
        <w:t xml:space="preserve">Streptococcus </w:t>
      </w:r>
      <w:proofErr w:type="spellStart"/>
      <w:r w:rsidR="00BB0636">
        <w:rPr>
          <w:i/>
        </w:rPr>
        <w:t>salivarius</w:t>
      </w:r>
      <w:proofErr w:type="spellEnd"/>
      <w:r w:rsidR="00BB0636">
        <w:rPr>
          <w:i/>
        </w:rPr>
        <w:t xml:space="preserve"> </w:t>
      </w:r>
      <w:r w:rsidR="00BB0636">
        <w:t xml:space="preserve">versus </w:t>
      </w:r>
      <w:r w:rsidR="00BB0636">
        <w:rPr>
          <w:i/>
        </w:rPr>
        <w:t xml:space="preserve">Streptococcus mitis </w:t>
      </w:r>
      <w:r w:rsidR="00BB0636" w:rsidRPr="00BB0636">
        <w:t>and</w:t>
      </w:r>
      <w:r w:rsidR="00BB0636">
        <w:rPr>
          <w:i/>
        </w:rPr>
        <w:t xml:space="preserve"> </w:t>
      </w:r>
      <w:proofErr w:type="spellStart"/>
      <w:r w:rsidR="00BB0636">
        <w:rPr>
          <w:i/>
        </w:rPr>
        <w:t>mutans</w:t>
      </w:r>
      <w:proofErr w:type="spellEnd"/>
      <w:r w:rsidR="00BB0636">
        <w:rPr>
          <w:i/>
        </w:rPr>
        <w:t xml:space="preserve"> </w:t>
      </w:r>
      <w:r w:rsidR="00B87A2A">
        <w:t xml:space="preserve">(Fig </w:t>
      </w:r>
      <w:r w:rsidR="00BB0636">
        <w:t>1).</w:t>
      </w:r>
      <w:r w:rsidR="00BA4986">
        <w:t xml:space="preserve"> Thus, the antagonistic colonization patterns </w:t>
      </w:r>
      <w:r w:rsidR="001244CD">
        <w:t xml:space="preserve">most likely represent a combination of species-specific ecological preferences and </w:t>
      </w:r>
      <w:r w:rsidR="00BA4986">
        <w:t>different virulence factors,</w:t>
      </w:r>
      <w:r w:rsidR="00DA4266">
        <w:t xml:space="preserve"> </w:t>
      </w:r>
      <w:r w:rsidR="00BA4986">
        <w:t>which facilitate interaction</w:t>
      </w:r>
      <w:r w:rsidR="001244CD">
        <w:t xml:space="preserve"> with surface adhesion molecules differing between the t</w:t>
      </w:r>
      <w:r w:rsidR="00104EF7">
        <w:t>eeth</w:t>
      </w:r>
      <w:ins w:id="29" w:author="Florentin Constancias" w:date="2021-07-01T22:29:00Z">
        <w:r w:rsidR="00FA55AE">
          <w:t xml:space="preserve"> </w:t>
        </w:r>
      </w:ins>
      <w:r w:rsidR="001244CD">
        <w:t>and the tongue.</w:t>
      </w:r>
    </w:p>
    <w:p w14:paraId="45C449AD" w14:textId="189938C0" w:rsidR="000B2E40" w:rsidRDefault="00962051" w:rsidP="004B4E28">
      <w:pPr>
        <w:spacing w:line="360" w:lineRule="auto"/>
        <w:jc w:val="both"/>
      </w:pPr>
      <w:r>
        <w:t xml:space="preserve">Species-specific </w:t>
      </w:r>
      <w:r w:rsidR="00553921">
        <w:t>transcriptional</w:t>
      </w:r>
      <w:r>
        <w:t xml:space="preserve"> activity was associated with oral site in healthy conditions. </w:t>
      </w:r>
      <w:r w:rsidRPr="002D0ACF">
        <w:t>In ge</w:t>
      </w:r>
      <w:r w:rsidR="0000366E" w:rsidRPr="002D0ACF">
        <w:t xml:space="preserve">neral, higher </w:t>
      </w:r>
      <w:r w:rsidR="00B87A2A" w:rsidRPr="002D0ACF">
        <w:t>transcriptiona</w:t>
      </w:r>
      <w:r w:rsidR="0000366E" w:rsidRPr="002D0ACF">
        <w:t>l activities were</w:t>
      </w:r>
      <w:r w:rsidRPr="002D0ACF">
        <w:t xml:space="preserve"> observed in saliva versus tongue biofilm</w:t>
      </w:r>
      <w:r w:rsidR="0000366E" w:rsidRPr="002D0ACF">
        <w:t>, whereas higher activities were</w:t>
      </w:r>
      <w:r w:rsidRPr="002D0ACF">
        <w:t xml:space="preserve"> seen in subgingival pl</w:t>
      </w:r>
      <w:r w:rsidR="00B87A2A" w:rsidRPr="002D0ACF">
        <w:t>aque as compared to saliva (Fig</w:t>
      </w:r>
      <w:r w:rsidRPr="002D0ACF">
        <w:t xml:space="preserve"> 2AB). </w:t>
      </w:r>
      <w:r w:rsidR="00CB20FD" w:rsidRPr="002D0ACF">
        <w:t>In addit</w:t>
      </w:r>
      <w:r w:rsidR="00CB20FD">
        <w:t>ion, m</w:t>
      </w:r>
      <w:r w:rsidR="00963167">
        <w:t>ajor d</w:t>
      </w:r>
      <w:r w:rsidR="000B2E40">
        <w:t xml:space="preserve">ifferences were </w:t>
      </w:r>
      <w:r w:rsidR="0000366E">
        <w:t>noted</w:t>
      </w:r>
      <w:r w:rsidR="000B2E40">
        <w:t xml:space="preserve"> in </w:t>
      </w:r>
      <w:r w:rsidR="00B87A2A">
        <w:t>transcriptional</w:t>
      </w:r>
      <w:r w:rsidR="000B2E40">
        <w:t xml:space="preserve"> activity of </w:t>
      </w:r>
      <w:r w:rsidR="000B2E40">
        <w:rPr>
          <w:i/>
        </w:rPr>
        <w:t xml:space="preserve">Streptococcus </w:t>
      </w:r>
      <w:proofErr w:type="spellStart"/>
      <w:r w:rsidR="000B2E40">
        <w:rPr>
          <w:i/>
        </w:rPr>
        <w:t>parasanguinis</w:t>
      </w:r>
      <w:proofErr w:type="spellEnd"/>
      <w:r w:rsidR="000B2E40">
        <w:rPr>
          <w:i/>
        </w:rPr>
        <w:t xml:space="preserve">, </w:t>
      </w:r>
      <w:proofErr w:type="spellStart"/>
      <w:r w:rsidR="000B2E40">
        <w:rPr>
          <w:i/>
        </w:rPr>
        <w:t>infantis</w:t>
      </w:r>
      <w:proofErr w:type="spellEnd"/>
      <w:r w:rsidR="000B2E40">
        <w:rPr>
          <w:i/>
        </w:rPr>
        <w:t xml:space="preserve"> </w:t>
      </w:r>
      <w:r w:rsidR="000B2E40">
        <w:t xml:space="preserve">and </w:t>
      </w:r>
      <w:proofErr w:type="spellStart"/>
      <w:r w:rsidR="000B2E40">
        <w:rPr>
          <w:i/>
        </w:rPr>
        <w:t>salivarius</w:t>
      </w:r>
      <w:proofErr w:type="spellEnd"/>
      <w:r w:rsidR="000B2E40">
        <w:rPr>
          <w:i/>
        </w:rPr>
        <w:t xml:space="preserve"> </w:t>
      </w:r>
      <w:r w:rsidR="0000366E">
        <w:t>in saliva versus tongue</w:t>
      </w:r>
      <w:r w:rsidR="005E09E4">
        <w:t>,</w:t>
      </w:r>
      <w:r w:rsidR="0000366E">
        <w:t xml:space="preserve"> </w:t>
      </w:r>
      <w:r w:rsidR="00B87A2A">
        <w:t>but</w:t>
      </w:r>
      <w:r w:rsidR="005E09E4">
        <w:t xml:space="preserve"> the association of site-specific ecological conditions</w:t>
      </w:r>
      <w:r w:rsidR="00B87A2A">
        <w:t xml:space="preserve"> and transcriptional</w:t>
      </w:r>
      <w:r w:rsidR="007856F5">
        <w:t xml:space="preserve"> activity</w:t>
      </w:r>
      <w:r w:rsidR="005E09E4">
        <w:t xml:space="preserve"> </w:t>
      </w:r>
      <w:r w:rsidR="007856F5">
        <w:t xml:space="preserve">in health </w:t>
      </w:r>
      <w:r w:rsidR="000B2E40">
        <w:t xml:space="preserve">differed </w:t>
      </w:r>
      <w:r w:rsidR="0000366E">
        <w:t xml:space="preserve">significantly </w:t>
      </w:r>
      <w:r w:rsidR="000B2E40">
        <w:t xml:space="preserve">between these </w:t>
      </w:r>
      <w:r w:rsidR="005E09E4">
        <w:rPr>
          <w:i/>
        </w:rPr>
        <w:t xml:space="preserve">Streptococcus </w:t>
      </w:r>
      <w:r w:rsidR="000B2E40">
        <w:t>species</w:t>
      </w:r>
      <w:r w:rsidR="0000366E">
        <w:t xml:space="preserve"> (Fig 2A)</w:t>
      </w:r>
      <w:r w:rsidR="005E09E4">
        <w:t>. Accordingly,</w:t>
      </w:r>
      <w:r w:rsidR="007856F5">
        <w:t xml:space="preserve"> 11, 4 and 2 pathways expressed by </w:t>
      </w:r>
      <w:r w:rsidR="007856F5">
        <w:rPr>
          <w:i/>
        </w:rPr>
        <w:t xml:space="preserve">Streptococcus </w:t>
      </w:r>
      <w:proofErr w:type="spellStart"/>
      <w:r w:rsidR="007856F5">
        <w:rPr>
          <w:i/>
        </w:rPr>
        <w:t>parasanguinis</w:t>
      </w:r>
      <w:proofErr w:type="spellEnd"/>
      <w:r w:rsidR="007856F5">
        <w:t xml:space="preserve">, </w:t>
      </w:r>
      <w:proofErr w:type="spellStart"/>
      <w:r w:rsidR="000B2E40">
        <w:rPr>
          <w:i/>
        </w:rPr>
        <w:t>i</w:t>
      </w:r>
      <w:r w:rsidR="007856F5">
        <w:rPr>
          <w:i/>
        </w:rPr>
        <w:t>nfantis</w:t>
      </w:r>
      <w:proofErr w:type="spellEnd"/>
      <w:r w:rsidR="007856F5">
        <w:rPr>
          <w:i/>
        </w:rPr>
        <w:t xml:space="preserve"> </w:t>
      </w:r>
      <w:r w:rsidR="007856F5">
        <w:t xml:space="preserve">and </w:t>
      </w:r>
      <w:proofErr w:type="spellStart"/>
      <w:r w:rsidR="000B2E40">
        <w:rPr>
          <w:i/>
        </w:rPr>
        <w:t>s</w:t>
      </w:r>
      <w:r w:rsidR="007856F5">
        <w:rPr>
          <w:i/>
        </w:rPr>
        <w:t>alivarius</w:t>
      </w:r>
      <w:proofErr w:type="spellEnd"/>
      <w:r w:rsidR="007856F5">
        <w:t>, respectively</w:t>
      </w:r>
      <w:r w:rsidR="00B87A2A">
        <w:t>,</w:t>
      </w:r>
      <w:r w:rsidR="007856F5">
        <w:t xml:space="preserve"> were identified with significantly </w:t>
      </w:r>
      <w:r w:rsidR="007856F5" w:rsidRPr="002D0ACF">
        <w:t xml:space="preserve">higher </w:t>
      </w:r>
      <w:r w:rsidR="00B87A2A" w:rsidRPr="002D0ACF">
        <w:t xml:space="preserve">transcriptional </w:t>
      </w:r>
      <w:r w:rsidR="007856F5" w:rsidRPr="002D0ACF">
        <w:t>activity</w:t>
      </w:r>
      <w:r w:rsidR="007856F5">
        <w:t xml:space="preserve"> in saliva versus tongue biofilm</w:t>
      </w:r>
      <w:r w:rsidR="00B87A2A">
        <w:t xml:space="preserve"> (Fig</w:t>
      </w:r>
      <w:r w:rsidR="00836751">
        <w:t xml:space="preserve"> 3A-C)</w:t>
      </w:r>
      <w:r w:rsidR="007856F5">
        <w:t xml:space="preserve">. </w:t>
      </w:r>
      <w:r w:rsidR="00A437B3">
        <w:t xml:space="preserve">Besides being identified with the most significant pathways, </w:t>
      </w:r>
      <w:r w:rsidR="00A437B3">
        <w:rPr>
          <w:i/>
        </w:rPr>
        <w:t xml:space="preserve">Streptococcus </w:t>
      </w:r>
      <w:proofErr w:type="spellStart"/>
      <w:r w:rsidR="00A437B3">
        <w:rPr>
          <w:i/>
        </w:rPr>
        <w:t>parasanguinis</w:t>
      </w:r>
      <w:proofErr w:type="spellEnd"/>
      <w:r w:rsidR="00A437B3">
        <w:rPr>
          <w:i/>
        </w:rPr>
        <w:t xml:space="preserve"> </w:t>
      </w:r>
      <w:r w:rsidR="0000366E">
        <w:t>was also recorded</w:t>
      </w:r>
      <w:r w:rsidR="00A437B3">
        <w:t xml:space="preserve"> with </w:t>
      </w:r>
      <w:r w:rsidR="00C320BA">
        <w:t>a</w:t>
      </w:r>
      <w:r w:rsidR="00A437B3">
        <w:t xml:space="preserve"> characteristic activity pattern, with 10 out of 11 pathways identified being </w:t>
      </w:r>
      <w:r w:rsidR="00104EF7">
        <w:t>more</w:t>
      </w:r>
      <w:r w:rsidR="00A437B3">
        <w:t xml:space="preserve"> active (</w:t>
      </w:r>
      <w:r w:rsidR="00A437B3" w:rsidRPr="00553921">
        <w:t>log</w:t>
      </w:r>
      <w:r w:rsidR="007C13F7">
        <w:t>2</w:t>
      </w:r>
      <w:r w:rsidR="00A437B3">
        <w:t>(RNA/DNA)</w:t>
      </w:r>
      <w:commentRangeStart w:id="30"/>
      <w:r w:rsidR="00A437B3">
        <w:t>&gt;1)</w:t>
      </w:r>
      <w:commentRangeEnd w:id="30"/>
      <w:r w:rsidR="00474165">
        <w:rPr>
          <w:rStyle w:val="CommentReference"/>
        </w:rPr>
        <w:commentReference w:id="30"/>
      </w:r>
      <w:r w:rsidR="00A437B3">
        <w:t xml:space="preserve"> in saliva and less active (log</w:t>
      </w:r>
      <w:r w:rsidR="007C13F7">
        <w:t>2</w:t>
      </w:r>
      <w:r w:rsidR="00A437B3">
        <w:t>(RNA/</w:t>
      </w:r>
      <w:proofErr w:type="gramStart"/>
      <w:r w:rsidR="00A437B3">
        <w:t>DNA)&lt;</w:t>
      </w:r>
      <w:proofErr w:type="gramEnd"/>
      <w:r w:rsidR="00A437B3">
        <w:t>1) in tongue biofilm</w:t>
      </w:r>
      <w:r w:rsidR="00B87A2A">
        <w:t xml:space="preserve"> (Fig 3A</w:t>
      </w:r>
      <w:r w:rsidR="00836751">
        <w:t>)</w:t>
      </w:r>
      <w:r w:rsidR="00A437B3">
        <w:t xml:space="preserve">. </w:t>
      </w:r>
      <w:r w:rsidR="000B2E40">
        <w:t>Notably</w:t>
      </w:r>
      <w:r w:rsidR="00A437B3">
        <w:t xml:space="preserve">, most pathways identified as </w:t>
      </w:r>
      <w:r w:rsidR="00B87A2A">
        <w:t>transcriptionally</w:t>
      </w:r>
      <w:r w:rsidR="00A437B3">
        <w:t xml:space="preserve"> active </w:t>
      </w:r>
      <w:r w:rsidR="00C320BA">
        <w:t>were</w:t>
      </w:r>
      <w:r w:rsidR="00A437B3">
        <w:t xml:space="preserve"> involved in either synthesis of peptidoglycan (UDP-N-</w:t>
      </w:r>
      <w:proofErr w:type="spellStart"/>
      <w:r w:rsidR="00A437B3">
        <w:t>acety</w:t>
      </w:r>
      <w:r w:rsidR="00854504">
        <w:t>l</w:t>
      </w:r>
      <w:r w:rsidR="00A437B3">
        <w:t>muramoyl</w:t>
      </w:r>
      <w:proofErr w:type="spellEnd"/>
      <w:r w:rsidR="00A437B3">
        <w:t>-pentapeptide biosynthesis)</w:t>
      </w:r>
      <w:r w:rsidR="009C4047">
        <w:t>,</w:t>
      </w:r>
      <w:r w:rsidR="00A437B3">
        <w:t xml:space="preserve"> amino acid biosynthesis</w:t>
      </w:r>
      <w:r w:rsidR="004C2ACA">
        <w:t xml:space="preserve">, </w:t>
      </w:r>
      <w:r w:rsidR="00A46CCE">
        <w:t>or</w:t>
      </w:r>
      <w:r w:rsidR="00A55B38">
        <w:t xml:space="preserve"> carbohydrate metabolism</w:t>
      </w:r>
      <w:r w:rsidR="00C37E36">
        <w:t xml:space="preserve"> (glycolysis), which</w:t>
      </w:r>
      <w:r w:rsidR="00A55B38">
        <w:t xml:space="preserve"> may </w:t>
      </w:r>
      <w:r w:rsidR="002C2B56">
        <w:t xml:space="preserve">be involved in </w:t>
      </w:r>
      <w:r w:rsidR="000423A6">
        <w:t>supply</w:t>
      </w:r>
      <w:r w:rsidR="002C2B56">
        <w:t xml:space="preserve"> of</w:t>
      </w:r>
      <w:r w:rsidR="00311F3F">
        <w:t xml:space="preserve"> </w:t>
      </w:r>
      <w:r w:rsidR="00C37E36">
        <w:t xml:space="preserve">energy and </w:t>
      </w:r>
      <w:r w:rsidR="00A34676">
        <w:t>molecules</w:t>
      </w:r>
      <w:r w:rsidR="00A55B38">
        <w:t xml:space="preserve"> </w:t>
      </w:r>
      <w:r w:rsidR="004C2ACA">
        <w:t xml:space="preserve">for </w:t>
      </w:r>
      <w:r w:rsidR="00631515">
        <w:t>biosynthetic proc</w:t>
      </w:r>
      <w:r w:rsidR="00A34676">
        <w:t>esses</w:t>
      </w:r>
      <w:r w:rsidR="00A46CCE">
        <w:t xml:space="preserve"> and </w:t>
      </w:r>
      <w:r w:rsidR="003558E1">
        <w:t xml:space="preserve">bacterial </w:t>
      </w:r>
      <w:r w:rsidR="00A46CCE">
        <w:t>growth</w:t>
      </w:r>
      <w:r w:rsidR="000B2E40">
        <w:t xml:space="preserve">. </w:t>
      </w:r>
      <w:r w:rsidR="00104EF7">
        <w:t xml:space="preserve"> </w:t>
      </w:r>
      <w:r w:rsidR="000B2E40">
        <w:t>Importantly, the main difference between saliva and tongue biofilm is oxygen availability and biofilm maturity stage, with the tongue being</w:t>
      </w:r>
      <w:r w:rsidR="00104EF7">
        <w:t xml:space="preserve"> </w:t>
      </w:r>
      <w:r w:rsidR="000B2E40">
        <w:t xml:space="preserve">characterized by </w:t>
      </w:r>
      <w:r w:rsidR="0000366E">
        <w:t xml:space="preserve">a mature biofilm thriving in </w:t>
      </w:r>
      <w:r w:rsidR="000B2E40">
        <w:t>anaerobic conditions</w:t>
      </w:r>
      <w:r w:rsidR="00553921">
        <w:rPr>
          <w:vertAlign w:val="superscript"/>
        </w:rPr>
        <w:t>19</w:t>
      </w:r>
      <w:r w:rsidR="000B2E40">
        <w:t xml:space="preserve">. </w:t>
      </w:r>
      <w:commentRangeStart w:id="31"/>
      <w:r w:rsidR="000B2E40">
        <w:lastRenderedPageBreak/>
        <w:t xml:space="preserve">Therefore, data </w:t>
      </w:r>
      <w:r w:rsidR="00704216">
        <w:t>highlights the</w:t>
      </w:r>
      <w:r w:rsidR="000B2E40">
        <w:t xml:space="preserve"> </w:t>
      </w:r>
      <w:r w:rsidR="000B2E40" w:rsidRPr="003558E1">
        <w:t>important role of</w:t>
      </w:r>
      <w:r w:rsidR="00A46CCE" w:rsidRPr="003558E1">
        <w:t xml:space="preserve"> the facultative anaerobe</w:t>
      </w:r>
      <w:r w:rsidR="000B2E40" w:rsidRPr="003558E1">
        <w:t xml:space="preserve"> </w:t>
      </w:r>
      <w:r w:rsidR="009A4DD5" w:rsidRPr="003558E1">
        <w:rPr>
          <w:i/>
        </w:rPr>
        <w:t xml:space="preserve">Streptococcus </w:t>
      </w:r>
      <w:proofErr w:type="spellStart"/>
      <w:r w:rsidR="009A4DD5" w:rsidRPr="003558E1">
        <w:rPr>
          <w:i/>
        </w:rPr>
        <w:t>parasanguinis</w:t>
      </w:r>
      <w:proofErr w:type="spellEnd"/>
      <w:r w:rsidR="009A4DD5" w:rsidRPr="003558E1">
        <w:rPr>
          <w:i/>
        </w:rPr>
        <w:t xml:space="preserve"> </w:t>
      </w:r>
      <w:r w:rsidR="000B2E40" w:rsidRPr="003558E1">
        <w:t>in initial biofilm</w:t>
      </w:r>
      <w:r w:rsidR="0000366E" w:rsidRPr="003558E1">
        <w:t xml:space="preserve"> formation</w:t>
      </w:r>
      <w:r w:rsidR="00704216" w:rsidRPr="003558E1">
        <w:t xml:space="preserve"> performed in anaerobic</w:t>
      </w:r>
      <w:r w:rsidR="000B2E40" w:rsidRPr="003558E1">
        <w:t xml:space="preserve"> environment</w:t>
      </w:r>
      <w:commentRangeEnd w:id="31"/>
      <w:r w:rsidR="00104EF7">
        <w:rPr>
          <w:rStyle w:val="CommentReference"/>
        </w:rPr>
        <w:commentReference w:id="31"/>
      </w:r>
      <w:r w:rsidR="00704216" w:rsidRPr="003558E1">
        <w:t>, which is in line with the current view of</w:t>
      </w:r>
      <w:r w:rsidR="00704216" w:rsidRPr="003558E1">
        <w:rPr>
          <w:i/>
        </w:rPr>
        <w:t xml:space="preserve"> Streptococcus </w:t>
      </w:r>
      <w:proofErr w:type="spellStart"/>
      <w:r w:rsidR="00704216" w:rsidRPr="003558E1">
        <w:rPr>
          <w:i/>
        </w:rPr>
        <w:t>parasanguinis</w:t>
      </w:r>
      <w:proofErr w:type="spellEnd"/>
      <w:r w:rsidR="00704216" w:rsidRPr="003558E1">
        <w:rPr>
          <w:i/>
        </w:rPr>
        <w:t xml:space="preserve"> </w:t>
      </w:r>
      <w:r w:rsidR="00704216" w:rsidRPr="003558E1">
        <w:t>as one of the primary colonizers of the dental biofilm</w:t>
      </w:r>
      <w:r w:rsidR="00704216" w:rsidRPr="003558E1">
        <w:rPr>
          <w:vertAlign w:val="superscript"/>
        </w:rPr>
        <w:t>27</w:t>
      </w:r>
      <w:r w:rsidR="000B2E40" w:rsidRPr="003558E1">
        <w:t>.</w:t>
      </w:r>
      <w:r w:rsidR="000B2E40">
        <w:t xml:space="preserve">  </w:t>
      </w:r>
    </w:p>
    <w:p w14:paraId="2064FD55" w14:textId="31F98AFC" w:rsidR="00996ED6" w:rsidRDefault="00340AD6" w:rsidP="004B4E28">
      <w:pPr>
        <w:spacing w:line="360" w:lineRule="auto"/>
        <w:jc w:val="both"/>
      </w:pPr>
      <w:r>
        <w:t>In general,</w:t>
      </w:r>
      <w:r w:rsidR="00CB20FD">
        <w:t xml:space="preserve"> minor differences were observed in species-specific </w:t>
      </w:r>
      <w:r w:rsidR="00B87A2A">
        <w:t xml:space="preserve">transcriptional </w:t>
      </w:r>
      <w:r w:rsidR="00CB20FD">
        <w:t>activity in saliva versus subgingival plaque in healthy conditions. A</w:t>
      </w:r>
      <w:r w:rsidR="00996ED6">
        <w:t>ccording</w:t>
      </w:r>
      <w:r w:rsidR="00CB20FD">
        <w:t xml:space="preserve">ly, </w:t>
      </w:r>
      <w:r w:rsidR="00996ED6">
        <w:t xml:space="preserve">only </w:t>
      </w:r>
      <w:r w:rsidR="009A4DD5">
        <w:t xml:space="preserve">3 </w:t>
      </w:r>
      <w:r w:rsidR="00CB20FD">
        <w:t xml:space="preserve">pathways expressed by </w:t>
      </w:r>
      <w:r w:rsidR="00CB20FD">
        <w:rPr>
          <w:i/>
        </w:rPr>
        <w:t xml:space="preserve">Streptococcus </w:t>
      </w:r>
      <w:proofErr w:type="spellStart"/>
      <w:r w:rsidR="00CB20FD">
        <w:rPr>
          <w:i/>
        </w:rPr>
        <w:t>oralis</w:t>
      </w:r>
      <w:proofErr w:type="spellEnd"/>
      <w:r w:rsidR="00CB20FD">
        <w:t xml:space="preserve"> and 1 </w:t>
      </w:r>
      <w:proofErr w:type="gramStart"/>
      <w:r w:rsidR="00CB20FD">
        <w:t>pathways</w:t>
      </w:r>
      <w:proofErr w:type="gramEnd"/>
      <w:r w:rsidR="00CB20FD">
        <w:t xml:space="preserve"> </w:t>
      </w:r>
      <w:r w:rsidR="009A4DD5">
        <w:t xml:space="preserve">expressed by </w:t>
      </w:r>
      <w:r w:rsidR="00CB20FD">
        <w:rPr>
          <w:i/>
        </w:rPr>
        <w:t xml:space="preserve">Streptococcus </w:t>
      </w:r>
      <w:r w:rsidR="00836751">
        <w:rPr>
          <w:i/>
        </w:rPr>
        <w:t>s</w:t>
      </w:r>
      <w:r w:rsidR="009A4DD5">
        <w:rPr>
          <w:i/>
        </w:rPr>
        <w:t>anguinis</w:t>
      </w:r>
      <w:r w:rsidR="00CB20FD">
        <w:rPr>
          <w:i/>
        </w:rPr>
        <w:t xml:space="preserve"> </w:t>
      </w:r>
      <w:r w:rsidR="00CB20FD">
        <w:t xml:space="preserve">were seen with significantly higher activity in subgingival plaque than in saliva (Fig 4AB), whereas no significant pathways expressed by </w:t>
      </w:r>
      <w:r w:rsidR="00CB20FD">
        <w:rPr>
          <w:i/>
        </w:rPr>
        <w:t xml:space="preserve">Streptococcus </w:t>
      </w:r>
      <w:proofErr w:type="spellStart"/>
      <w:r w:rsidR="00CB20FD">
        <w:rPr>
          <w:i/>
        </w:rPr>
        <w:t>gordonii</w:t>
      </w:r>
      <w:proofErr w:type="spellEnd"/>
      <w:r w:rsidR="00CB20FD">
        <w:rPr>
          <w:i/>
        </w:rPr>
        <w:t xml:space="preserve"> </w:t>
      </w:r>
      <w:r w:rsidR="00CB20FD">
        <w:t>were identified. Importantly, the ecological conditi</w:t>
      </w:r>
      <w:r w:rsidR="00996ED6">
        <w:t>ons found in the subgingival e</w:t>
      </w:r>
      <w:r w:rsidR="00CB20FD">
        <w:t>nviron</w:t>
      </w:r>
      <w:r w:rsidR="00996ED6">
        <w:t xml:space="preserve">ment in healthy conditions </w:t>
      </w:r>
      <w:r w:rsidR="00444AE2">
        <w:t>are</w:t>
      </w:r>
      <w:r w:rsidR="00CB20FD">
        <w:t xml:space="preserve"> in general more comparable with</w:t>
      </w:r>
      <w:r w:rsidR="00996ED6">
        <w:t xml:space="preserve"> saliva, with aerobic surroundings on the tooth surface versus anaerobic conditions at the tongue surface</w:t>
      </w:r>
      <w:r w:rsidR="00704216">
        <w:rPr>
          <w:vertAlign w:val="superscript"/>
        </w:rPr>
        <w:t>28-29</w:t>
      </w:r>
      <w:r w:rsidR="00996ED6">
        <w:t xml:space="preserve">. Likewise, </w:t>
      </w:r>
      <w:proofErr w:type="gramStart"/>
      <w:r w:rsidR="00CB20FD">
        <w:t>as long as</w:t>
      </w:r>
      <w:proofErr w:type="gramEnd"/>
      <w:r w:rsidR="00CB20FD">
        <w:t xml:space="preserve"> regular oral hygiene is maintained, the maturity stage o</w:t>
      </w:r>
      <w:r w:rsidR="00996ED6">
        <w:t>f the biofilm found in the subgingival environment is immature as compared to that of the tongue</w:t>
      </w:r>
      <w:r w:rsidR="00704216">
        <w:rPr>
          <w:vertAlign w:val="superscript"/>
        </w:rPr>
        <w:t>30</w:t>
      </w:r>
      <w:r w:rsidR="00996ED6">
        <w:t xml:space="preserve">. Therefore, the finding of more comparable bacterial activity profiles in subgingival plaque and saliva versus saliva and tongue </w:t>
      </w:r>
      <w:r w:rsidR="00EA3C1B">
        <w:t>demonstrates the resilience of</w:t>
      </w:r>
      <w:r w:rsidR="00704216">
        <w:t xml:space="preserve"> the permanent microbiota</w:t>
      </w:r>
      <w:r w:rsidR="00EA3C1B">
        <w:t>, in healthy conditions</w:t>
      </w:r>
      <w:r w:rsidR="00B87A2A">
        <w:t>,</w:t>
      </w:r>
      <w:r w:rsidR="00704216">
        <w:t xml:space="preserve"> to </w:t>
      </w:r>
      <w:r w:rsidR="00EA3C1B">
        <w:t xml:space="preserve">adapt to </w:t>
      </w:r>
      <w:r w:rsidR="00704216">
        <w:t xml:space="preserve">the </w:t>
      </w:r>
      <w:r w:rsidR="00CB20FD">
        <w:t>ecological surroundings</w:t>
      </w:r>
      <w:r w:rsidR="00EA3C1B">
        <w:rPr>
          <w:vertAlign w:val="superscript"/>
        </w:rPr>
        <w:t>31</w:t>
      </w:r>
      <w:r w:rsidR="00EA3C1B">
        <w:t>.</w:t>
      </w:r>
      <w:r w:rsidR="0000366E">
        <w:t xml:space="preserve"> </w:t>
      </w:r>
    </w:p>
    <w:p w14:paraId="21F0F659" w14:textId="55417C50" w:rsidR="005E09E4" w:rsidRPr="009A4DD5" w:rsidRDefault="00996ED6" w:rsidP="004B4E28">
      <w:pPr>
        <w:spacing w:line="360" w:lineRule="auto"/>
        <w:jc w:val="both"/>
      </w:pPr>
      <w:r>
        <w:t>An important finding, however, was that the</w:t>
      </w:r>
      <w:r w:rsidR="0091541C">
        <w:t xml:space="preserve"> 2 out of 3</w:t>
      </w:r>
      <w:r>
        <w:t xml:space="preserve"> pathways identified with different </w:t>
      </w:r>
      <w:r w:rsidR="0091541C">
        <w:t xml:space="preserve">expression by </w:t>
      </w:r>
      <w:r w:rsidR="0091541C">
        <w:rPr>
          <w:i/>
        </w:rPr>
        <w:t xml:space="preserve">Streptococcus </w:t>
      </w:r>
      <w:proofErr w:type="spellStart"/>
      <w:r w:rsidR="0091541C">
        <w:rPr>
          <w:i/>
        </w:rPr>
        <w:t>oralis</w:t>
      </w:r>
      <w:proofErr w:type="spellEnd"/>
      <w:r>
        <w:t xml:space="preserve"> in subgingival plaque and saliva were involved in carbohydrate metabolism (glyco</w:t>
      </w:r>
      <w:r w:rsidR="0091541C">
        <w:t xml:space="preserve">lysis and glycogen biosynthesis). </w:t>
      </w:r>
      <w:r w:rsidR="0091541C" w:rsidRPr="00CF2AB7">
        <w:t>Therefore, data suggest</w:t>
      </w:r>
      <w:r w:rsidR="00B87A2A" w:rsidRPr="00CF2AB7">
        <w:t xml:space="preserve"> that</w:t>
      </w:r>
      <w:r w:rsidR="0091541C" w:rsidRPr="00CF2AB7">
        <w:t xml:space="preserve"> </w:t>
      </w:r>
      <w:r w:rsidR="0091541C" w:rsidRPr="00CF2AB7">
        <w:rPr>
          <w:i/>
        </w:rPr>
        <w:t>Streptococcus</w:t>
      </w:r>
      <w:r w:rsidR="0091541C" w:rsidRPr="00CF2AB7">
        <w:t xml:space="preserve"> </w:t>
      </w:r>
      <w:proofErr w:type="spellStart"/>
      <w:r w:rsidR="0091541C" w:rsidRPr="00CF2AB7">
        <w:rPr>
          <w:i/>
        </w:rPr>
        <w:t>oralis</w:t>
      </w:r>
      <w:proofErr w:type="spellEnd"/>
      <w:r w:rsidR="0091541C" w:rsidRPr="00CF2AB7">
        <w:rPr>
          <w:i/>
        </w:rPr>
        <w:t xml:space="preserve"> </w:t>
      </w:r>
      <w:r w:rsidR="0091541C" w:rsidRPr="00CF2AB7">
        <w:t xml:space="preserve">is more efficient in carbohydrate </w:t>
      </w:r>
      <w:r w:rsidR="0000366E" w:rsidRPr="00CF2AB7">
        <w:t>degradation</w:t>
      </w:r>
      <w:r w:rsidR="0091541C" w:rsidRPr="00CF2AB7">
        <w:t xml:space="preserve"> and storage</w:t>
      </w:r>
      <w:r w:rsidR="0000366E" w:rsidRPr="00CF2AB7">
        <w:t>,</w:t>
      </w:r>
      <w:r w:rsidR="0091541C" w:rsidRPr="00CF2AB7">
        <w:t xml:space="preserve"> when being part of a polymicrobial biofilm, than in the planktonic environment offered by saliva</w:t>
      </w:r>
      <w:r w:rsidR="0091541C">
        <w:t>.</w:t>
      </w:r>
      <w:r w:rsidR="00521BDD">
        <w:t xml:space="preserve"> Indeed, this finding is of particular </w:t>
      </w:r>
      <w:proofErr w:type="gramStart"/>
      <w:r w:rsidR="00521BDD">
        <w:t>interest, since</w:t>
      </w:r>
      <w:proofErr w:type="gramEnd"/>
      <w:r w:rsidR="00521BDD">
        <w:t xml:space="preserve"> </w:t>
      </w:r>
      <w:r w:rsidR="00521BDD">
        <w:rPr>
          <w:i/>
        </w:rPr>
        <w:t>Streptococcus</w:t>
      </w:r>
      <w:r w:rsidR="00521BDD">
        <w:t xml:space="preserve"> </w:t>
      </w:r>
      <w:proofErr w:type="spellStart"/>
      <w:r w:rsidR="00521BDD">
        <w:rPr>
          <w:i/>
        </w:rPr>
        <w:t>oralis</w:t>
      </w:r>
      <w:proofErr w:type="spellEnd"/>
      <w:r w:rsidR="00521BDD">
        <w:rPr>
          <w:i/>
        </w:rPr>
        <w:t xml:space="preserve"> </w:t>
      </w:r>
      <w:r w:rsidR="00521BDD">
        <w:t>has been reported to have an important role in homeostasis of oral biofilms</w:t>
      </w:r>
      <w:r w:rsidR="00521BDD">
        <w:rPr>
          <w:vertAlign w:val="superscript"/>
        </w:rPr>
        <w:t>32</w:t>
      </w:r>
      <w:r w:rsidR="00521BDD">
        <w:t xml:space="preserve">. </w:t>
      </w:r>
      <w:r w:rsidR="0043797B">
        <w:t>The capacity to synthesize intra- or extracellular polysaccharides or both</w:t>
      </w:r>
      <w:r w:rsidR="00014A7B">
        <w:t xml:space="preserve">, </w:t>
      </w:r>
      <w:r w:rsidR="009C7AAA">
        <w:t xml:space="preserve">can </w:t>
      </w:r>
      <w:r w:rsidR="002C2B56">
        <w:t>promote</w:t>
      </w:r>
      <w:r w:rsidR="00014A7B">
        <w:t xml:space="preserve"> survival of the bacteria and enables </w:t>
      </w:r>
      <w:r w:rsidR="0043797B">
        <w:t xml:space="preserve">acid </w:t>
      </w:r>
      <w:r w:rsidR="00014A7B">
        <w:t>generation</w:t>
      </w:r>
      <w:r w:rsidR="0043797B">
        <w:t xml:space="preserve"> </w:t>
      </w:r>
      <w:r w:rsidR="002C2B56">
        <w:t>during</w:t>
      </w:r>
      <w:r w:rsidR="00D53C6B">
        <w:t xml:space="preserve"> starvation, in</w:t>
      </w:r>
      <w:r w:rsidR="0043797B">
        <w:t xml:space="preserve"> the absence of carbohydrate intake.</w:t>
      </w:r>
      <w:r w:rsidR="00014A7B">
        <w:t xml:space="preserve"> </w:t>
      </w:r>
      <w:r w:rsidR="0000366E">
        <w:t>Importantly, e</w:t>
      </w:r>
      <w:r w:rsidR="003F30B8">
        <w:t>xcessive</w:t>
      </w:r>
      <w:r w:rsidR="0091541C">
        <w:t xml:space="preserve"> carbohydrate metabolism of </w:t>
      </w:r>
      <w:r w:rsidR="0091541C">
        <w:rPr>
          <w:i/>
        </w:rPr>
        <w:t xml:space="preserve">Streptococcus </w:t>
      </w:r>
      <w:r w:rsidR="0091541C">
        <w:t>species</w:t>
      </w:r>
      <w:r w:rsidR="003F30B8">
        <w:t xml:space="preserve">, which leads to </w:t>
      </w:r>
      <w:r w:rsidR="00365F71">
        <w:t>frequent</w:t>
      </w:r>
      <w:r w:rsidR="00CF2AB7">
        <w:t xml:space="preserve"> critical</w:t>
      </w:r>
      <w:r w:rsidR="003F30B8">
        <w:t xml:space="preserve"> decrease in pH of the biofilm,</w:t>
      </w:r>
      <w:r w:rsidR="0091541C">
        <w:t xml:space="preserve"> is the central act in t</w:t>
      </w:r>
      <w:r w:rsidR="003F30B8">
        <w:t>he development of dental caries</w:t>
      </w:r>
      <w:r w:rsidR="004D7546">
        <w:rPr>
          <w:vertAlign w:val="superscript"/>
        </w:rPr>
        <w:t>33</w:t>
      </w:r>
      <w:r w:rsidR="003F30B8">
        <w:t>. I</w:t>
      </w:r>
      <w:r w:rsidR="0000366E">
        <w:t>t is therefore interesting that</w:t>
      </w:r>
      <w:r w:rsidR="003F30B8">
        <w:t xml:space="preserve"> </w:t>
      </w:r>
      <w:r w:rsidR="0091541C">
        <w:t xml:space="preserve">we have recently demonstrated that </w:t>
      </w:r>
      <w:r w:rsidR="003F30B8">
        <w:t xml:space="preserve">a coordinated perturbation of </w:t>
      </w:r>
      <w:r w:rsidR="0091541C">
        <w:t xml:space="preserve">short-term sugar stress induces a significant increase in relative abundance of </w:t>
      </w:r>
      <w:r w:rsidR="0091541C">
        <w:rPr>
          <w:i/>
        </w:rPr>
        <w:t xml:space="preserve">Streptococcus </w:t>
      </w:r>
      <w:r w:rsidR="0091541C">
        <w:t>species in the oral cavity</w:t>
      </w:r>
      <w:r w:rsidR="003F30B8">
        <w:t xml:space="preserve"> even though regular oral hygiene is maintained</w:t>
      </w:r>
      <w:r w:rsidR="004D7546">
        <w:rPr>
          <w:vertAlign w:val="superscript"/>
        </w:rPr>
        <w:t>34</w:t>
      </w:r>
      <w:r w:rsidR="0091541C">
        <w:t xml:space="preserve">. </w:t>
      </w:r>
      <w:r w:rsidR="003F30B8">
        <w:t xml:space="preserve">Indeed, carbohydrate metabolism of </w:t>
      </w:r>
      <w:r w:rsidR="003F30B8">
        <w:rPr>
          <w:i/>
        </w:rPr>
        <w:t xml:space="preserve">Streptococcus </w:t>
      </w:r>
      <w:r w:rsidR="003F30B8">
        <w:t>species</w:t>
      </w:r>
      <w:r w:rsidR="004D7546">
        <w:t xml:space="preserve"> may also be beneficial to maintenance of biofilm homeostasis, in conditions with</w:t>
      </w:r>
      <w:r w:rsidR="003F30B8">
        <w:t xml:space="preserve"> </w:t>
      </w:r>
      <w:r w:rsidR="00117D1F">
        <w:t>transient increase in pH caused b</w:t>
      </w:r>
      <w:r w:rsidR="0000366E">
        <w:t>y local inflammation of the toot</w:t>
      </w:r>
      <w:r w:rsidR="00117D1F">
        <w:t>h supporting tissue – periodontitis</w:t>
      </w:r>
      <w:r w:rsidR="004D7546">
        <w:rPr>
          <w:vertAlign w:val="superscript"/>
        </w:rPr>
        <w:t>11</w:t>
      </w:r>
      <w:r w:rsidR="00117D1F">
        <w:t xml:space="preserve">. Thus, these findings underline </w:t>
      </w:r>
      <w:r w:rsidR="0000366E">
        <w:t xml:space="preserve">the </w:t>
      </w:r>
      <w:r w:rsidR="00117D1F">
        <w:t xml:space="preserve">need of biofilm control through regular oral hygiene in combination with limited carbohydrate availability to control the </w:t>
      </w:r>
      <w:r w:rsidR="0091541C">
        <w:t>doubled edged nature of</w:t>
      </w:r>
      <w:r w:rsidR="00117D1F">
        <w:t xml:space="preserve"> carbohydrate metabolism performed by</w:t>
      </w:r>
      <w:r w:rsidR="0091541C">
        <w:t xml:space="preserve"> the predominant </w:t>
      </w:r>
      <w:r w:rsidR="0000366E">
        <w:rPr>
          <w:i/>
        </w:rPr>
        <w:t>Strept</w:t>
      </w:r>
      <w:r w:rsidR="0091541C" w:rsidRPr="0091541C">
        <w:rPr>
          <w:i/>
        </w:rPr>
        <w:t>ococcus</w:t>
      </w:r>
      <w:r w:rsidR="0091541C">
        <w:t xml:space="preserve"> species</w:t>
      </w:r>
      <w:r w:rsidR="004D7546">
        <w:rPr>
          <w:vertAlign w:val="superscript"/>
        </w:rPr>
        <w:t>35</w:t>
      </w:r>
      <w:r w:rsidR="00117D1F">
        <w:t>.</w:t>
      </w:r>
      <w:r w:rsidR="0091541C">
        <w:t xml:space="preserve">  </w:t>
      </w:r>
      <w:r w:rsidR="00C320BA">
        <w:t xml:space="preserve"> </w:t>
      </w:r>
    </w:p>
    <w:p w14:paraId="49EF0AC8" w14:textId="05BEDCB2" w:rsidR="0050528C" w:rsidRPr="003D7D2F" w:rsidRDefault="00B87A2A" w:rsidP="004B4E28">
      <w:pPr>
        <w:spacing w:line="360" w:lineRule="auto"/>
        <w:jc w:val="both"/>
      </w:pPr>
      <w:r>
        <w:lastRenderedPageBreak/>
        <w:t>Transcriptiona</w:t>
      </w:r>
      <w:r w:rsidR="004D7546">
        <w:t xml:space="preserve">l activity </w:t>
      </w:r>
      <w:r w:rsidR="0062799C">
        <w:t>in</w:t>
      </w:r>
      <w:r w:rsidR="004D7546">
        <w:t xml:space="preserve"> saliva was </w:t>
      </w:r>
      <w:r w:rsidR="00104EF7">
        <w:t>significantly</w:t>
      </w:r>
      <w:r w:rsidR="004D7546">
        <w:t xml:space="preserve"> associated with </w:t>
      </w:r>
      <w:r w:rsidR="006E594D">
        <w:t>p</w:t>
      </w:r>
      <w:r w:rsidR="0050528C">
        <w:t>eriodontitis</w:t>
      </w:r>
      <w:r w:rsidR="00D82928">
        <w:t xml:space="preserve">, where </w:t>
      </w:r>
      <w:r w:rsidR="00184E02">
        <w:t>signif</w:t>
      </w:r>
      <w:r w:rsidR="00D82928">
        <w:t>icantly lower activities</w:t>
      </w:r>
      <w:r w:rsidR="00184E02">
        <w:t xml:space="preserve"> of </w:t>
      </w:r>
      <w:r w:rsidR="00184E02">
        <w:rPr>
          <w:i/>
        </w:rPr>
        <w:t xml:space="preserve">Streptococcus </w:t>
      </w:r>
      <w:proofErr w:type="spellStart"/>
      <w:r w:rsidR="00184E02">
        <w:rPr>
          <w:i/>
        </w:rPr>
        <w:t>parasanguinis</w:t>
      </w:r>
      <w:proofErr w:type="spellEnd"/>
      <w:r w:rsidR="00184E02">
        <w:rPr>
          <w:i/>
        </w:rPr>
        <w:t xml:space="preserve">, </w:t>
      </w:r>
      <w:proofErr w:type="spellStart"/>
      <w:r w:rsidR="00184E02">
        <w:rPr>
          <w:i/>
        </w:rPr>
        <w:t>salivarius</w:t>
      </w:r>
      <w:proofErr w:type="spellEnd"/>
      <w:r w:rsidR="00184E02">
        <w:rPr>
          <w:i/>
        </w:rPr>
        <w:t xml:space="preserve">, </w:t>
      </w:r>
      <w:proofErr w:type="spellStart"/>
      <w:r w:rsidR="00184E02">
        <w:rPr>
          <w:i/>
        </w:rPr>
        <w:t>infantis</w:t>
      </w:r>
      <w:proofErr w:type="spellEnd"/>
      <w:r w:rsidR="00184E02">
        <w:rPr>
          <w:i/>
        </w:rPr>
        <w:t xml:space="preserve">, </w:t>
      </w:r>
      <w:proofErr w:type="spellStart"/>
      <w:r w:rsidR="00184E02">
        <w:rPr>
          <w:i/>
        </w:rPr>
        <w:t>gordoni</w:t>
      </w:r>
      <w:r w:rsidR="002C5DA9">
        <w:rPr>
          <w:i/>
        </w:rPr>
        <w:t>i</w:t>
      </w:r>
      <w:proofErr w:type="spellEnd"/>
      <w:r w:rsidR="00184E02">
        <w:rPr>
          <w:i/>
        </w:rPr>
        <w:t xml:space="preserve"> </w:t>
      </w:r>
      <w:r w:rsidR="00184E02">
        <w:t xml:space="preserve">and </w:t>
      </w:r>
      <w:proofErr w:type="spellStart"/>
      <w:r w:rsidR="00184E02">
        <w:rPr>
          <w:i/>
        </w:rPr>
        <w:t>oralis</w:t>
      </w:r>
      <w:proofErr w:type="spellEnd"/>
      <w:r w:rsidR="00184E02">
        <w:rPr>
          <w:i/>
        </w:rPr>
        <w:t xml:space="preserve"> </w:t>
      </w:r>
      <w:r w:rsidR="00184E02">
        <w:t>w</w:t>
      </w:r>
      <w:r w:rsidR="00D82928">
        <w:t>ere</w:t>
      </w:r>
      <w:r w:rsidR="00184E02">
        <w:t xml:space="preserve"> recorded.</w:t>
      </w:r>
      <w:r w:rsidR="00D82928">
        <w:t xml:space="preserve"> P</w:t>
      </w:r>
      <w:r w:rsidR="00184E02">
        <w:t>eriodontitis w</w:t>
      </w:r>
      <w:r w:rsidR="004D7546">
        <w:t>as</w:t>
      </w:r>
      <w:r w:rsidR="00184E02">
        <w:t xml:space="preserve"> </w:t>
      </w:r>
      <w:r w:rsidR="00D82928">
        <w:t>also moderately</w:t>
      </w:r>
      <w:r w:rsidR="006E594D">
        <w:t xml:space="preserve"> </w:t>
      </w:r>
      <w:r w:rsidR="00184E02">
        <w:t>associated with</w:t>
      </w:r>
      <w:r w:rsidR="00D82928">
        <w:t xml:space="preserve"> </w:t>
      </w:r>
      <w:r>
        <w:t>transcriptional</w:t>
      </w:r>
      <w:r w:rsidR="00D82928">
        <w:t xml:space="preserve"> activity of the tongue biofilm, as expressed by</w:t>
      </w:r>
      <w:r w:rsidR="00184E02">
        <w:t xml:space="preserve"> significantly lower activity of </w:t>
      </w:r>
      <w:r w:rsidR="00184E02">
        <w:rPr>
          <w:i/>
        </w:rPr>
        <w:t xml:space="preserve">Streptococcus </w:t>
      </w:r>
      <w:proofErr w:type="spellStart"/>
      <w:r w:rsidR="00184E02">
        <w:rPr>
          <w:i/>
        </w:rPr>
        <w:t>parasanguinis</w:t>
      </w:r>
      <w:proofErr w:type="spellEnd"/>
      <w:r w:rsidR="00184E02">
        <w:rPr>
          <w:i/>
        </w:rPr>
        <w:t xml:space="preserve">, </w:t>
      </w:r>
      <w:proofErr w:type="spellStart"/>
      <w:r w:rsidR="00184E02">
        <w:rPr>
          <w:i/>
        </w:rPr>
        <w:t>salivarius</w:t>
      </w:r>
      <w:proofErr w:type="spellEnd"/>
      <w:r w:rsidR="00184E02">
        <w:rPr>
          <w:i/>
        </w:rPr>
        <w:t xml:space="preserve"> </w:t>
      </w:r>
      <w:r w:rsidR="00184E02">
        <w:t xml:space="preserve">and </w:t>
      </w:r>
      <w:proofErr w:type="spellStart"/>
      <w:r w:rsidR="00184E02" w:rsidRPr="00B87A2A">
        <w:rPr>
          <w:i/>
        </w:rPr>
        <w:t>oralis</w:t>
      </w:r>
      <w:proofErr w:type="spellEnd"/>
      <w:r w:rsidR="00D82928">
        <w:t>. Finally</w:t>
      </w:r>
      <w:r w:rsidR="00184E02">
        <w:t xml:space="preserve">, periodontitis was </w:t>
      </w:r>
      <w:r w:rsidR="00D82928">
        <w:t>less</w:t>
      </w:r>
      <w:r w:rsidR="00184E02">
        <w:t xml:space="preserve"> associated with </w:t>
      </w:r>
      <w:r>
        <w:t>transcriptional</w:t>
      </w:r>
      <w:r w:rsidR="00D82928">
        <w:t xml:space="preserve"> activity of subgingival plaque, with </w:t>
      </w:r>
      <w:r w:rsidR="00184E02">
        <w:rPr>
          <w:i/>
        </w:rPr>
        <w:t xml:space="preserve">Streptococcus </w:t>
      </w:r>
      <w:proofErr w:type="spellStart"/>
      <w:r w:rsidR="00184E02">
        <w:rPr>
          <w:i/>
        </w:rPr>
        <w:t>oralis</w:t>
      </w:r>
      <w:proofErr w:type="spellEnd"/>
      <w:r w:rsidR="00D82928">
        <w:rPr>
          <w:i/>
        </w:rPr>
        <w:t xml:space="preserve"> </w:t>
      </w:r>
      <w:r w:rsidR="00D82928">
        <w:t xml:space="preserve">as the only </w:t>
      </w:r>
      <w:r w:rsidR="00184E02">
        <w:t xml:space="preserve">species </w:t>
      </w:r>
      <w:r w:rsidR="00D82928">
        <w:t xml:space="preserve">being significantly </w:t>
      </w:r>
      <w:r>
        <w:t>associated with</w:t>
      </w:r>
      <w:r w:rsidR="00D82928">
        <w:t xml:space="preserve"> oral health status </w:t>
      </w:r>
      <w:r>
        <w:t>(Fig</w:t>
      </w:r>
      <w:r w:rsidR="00184E02">
        <w:t xml:space="preserve"> 5). The finding of a significantly lower </w:t>
      </w:r>
      <w:r>
        <w:t>transcriptional</w:t>
      </w:r>
      <w:r w:rsidR="00184E02">
        <w:t xml:space="preserve"> activity of </w:t>
      </w:r>
      <w:r w:rsidR="003D7D2F">
        <w:rPr>
          <w:i/>
        </w:rPr>
        <w:t xml:space="preserve">Streptococcus </w:t>
      </w:r>
      <w:r w:rsidR="003D7D2F">
        <w:t>species in saliva is in concert with a previous study, where we identified lower bacterial activity of firmicutes in saliva from patients with periodontitis, versus healthy controls</w:t>
      </w:r>
      <w:r w:rsidR="005C78C6">
        <w:rPr>
          <w:vertAlign w:val="superscript"/>
        </w:rPr>
        <w:t>36</w:t>
      </w:r>
      <w:r w:rsidR="003D7D2F">
        <w:t xml:space="preserve">. </w:t>
      </w:r>
      <w:r w:rsidR="00F436A6">
        <w:t xml:space="preserve">However, in that previous report we did not have the sequencing depth to reach species-level characterization of </w:t>
      </w:r>
      <w:r>
        <w:t>transcriptiona</w:t>
      </w:r>
      <w:r w:rsidR="00F436A6">
        <w:t>l activity. Thus, this study adds significantly to this finding by identification of</w:t>
      </w:r>
      <w:r w:rsidR="00E65E73">
        <w:t xml:space="preserve"> transcriptional activity of specific</w:t>
      </w:r>
      <w:r w:rsidR="00F436A6">
        <w:t xml:space="preserve"> members of genus </w:t>
      </w:r>
      <w:r w:rsidR="00F436A6" w:rsidRPr="00F436A6">
        <w:rPr>
          <w:i/>
        </w:rPr>
        <w:t>Streptococcus</w:t>
      </w:r>
      <w:r w:rsidR="00F436A6">
        <w:t xml:space="preserve"> as the part of the salivary microbiota to associate with oral health status. It is however surprising that periodontitis was only minimally associated with </w:t>
      </w:r>
      <w:r w:rsidR="00E65E73">
        <w:t>transcriptiona</w:t>
      </w:r>
      <w:r w:rsidR="00F436A6">
        <w:t xml:space="preserve">l activity of </w:t>
      </w:r>
      <w:r w:rsidR="00F436A6">
        <w:rPr>
          <w:i/>
        </w:rPr>
        <w:t>S</w:t>
      </w:r>
      <w:r w:rsidR="00F436A6" w:rsidRPr="00F436A6">
        <w:rPr>
          <w:i/>
        </w:rPr>
        <w:t>treptococcus</w:t>
      </w:r>
      <w:r w:rsidR="00F436A6">
        <w:t xml:space="preserve"> species in subgingival plaque, when considering that this biofilm is the one found </w:t>
      </w:r>
      <w:proofErr w:type="gramStart"/>
      <w:r w:rsidR="00F436A6">
        <w:t>in close proximity to</w:t>
      </w:r>
      <w:proofErr w:type="gramEnd"/>
      <w:r w:rsidR="00F436A6">
        <w:t xml:space="preserve"> the local inflammation of the periodontal tissues</w:t>
      </w:r>
      <w:r w:rsidR="005C78C6">
        <w:rPr>
          <w:vertAlign w:val="superscript"/>
        </w:rPr>
        <w:t>37</w:t>
      </w:r>
      <w:r w:rsidR="00F436A6">
        <w:t>. Indeed, several studies have used metagenomics to identify a pathogenic signature of the subgingival microbiota in periodontitis</w:t>
      </w:r>
      <w:r w:rsidR="005C78C6">
        <w:rPr>
          <w:vertAlign w:val="superscript"/>
        </w:rPr>
        <w:t>38-39</w:t>
      </w:r>
      <w:r w:rsidR="00F436A6">
        <w:t>. In that respect, one explanation might be that the ecological conditions, such as a decrease in oxygen availability and an increase in pH, which periodontitis exerts locally are more associated with increased activity of proposed periodontal pathogens</w:t>
      </w:r>
      <w:r w:rsidR="00B278A9">
        <w:rPr>
          <w:vertAlign w:val="superscript"/>
        </w:rPr>
        <w:t>40</w:t>
      </w:r>
      <w:r w:rsidR="00F436A6">
        <w:t xml:space="preserve">, rather than a decrease in activity of </w:t>
      </w:r>
      <w:r w:rsidR="00F436A6">
        <w:rPr>
          <w:i/>
        </w:rPr>
        <w:t>S</w:t>
      </w:r>
      <w:r w:rsidR="00F436A6" w:rsidRPr="00F436A6">
        <w:rPr>
          <w:i/>
        </w:rPr>
        <w:t>treptococcus</w:t>
      </w:r>
      <w:r w:rsidR="00F436A6">
        <w:t xml:space="preserve"> species.  </w:t>
      </w:r>
    </w:p>
    <w:p w14:paraId="5C455353" w14:textId="4307DBDE" w:rsidR="005D3EFF" w:rsidRDefault="00F436A6" w:rsidP="004B4E28">
      <w:pPr>
        <w:spacing w:line="360" w:lineRule="auto"/>
        <w:jc w:val="both"/>
      </w:pPr>
      <w:r>
        <w:t xml:space="preserve">Another important finding was that periodontitis was differentially associated with </w:t>
      </w:r>
      <w:r w:rsidR="00E65E73">
        <w:t>transcriptiona</w:t>
      </w:r>
      <w:r>
        <w:t xml:space="preserve">l activity of predominant </w:t>
      </w:r>
      <w:r w:rsidRPr="00F436A6">
        <w:rPr>
          <w:i/>
        </w:rPr>
        <w:t>Streptococcus</w:t>
      </w:r>
      <w:r>
        <w:t xml:space="preserve"> species in saliva. Accordingly, </w:t>
      </w:r>
      <w:r w:rsidR="00AA1DF9">
        <w:t xml:space="preserve">18 pathways expressed by </w:t>
      </w:r>
      <w:r w:rsidR="00AA1DF9">
        <w:rPr>
          <w:i/>
        </w:rPr>
        <w:t xml:space="preserve">Streptococcus </w:t>
      </w:r>
      <w:proofErr w:type="spellStart"/>
      <w:proofErr w:type="gramStart"/>
      <w:r w:rsidR="00AA1DF9">
        <w:rPr>
          <w:i/>
        </w:rPr>
        <w:t>parasanguinis</w:t>
      </w:r>
      <w:proofErr w:type="spellEnd"/>
      <w:proofErr w:type="gramEnd"/>
      <w:r w:rsidR="00AA1DF9">
        <w:t xml:space="preserve"> and 3 pathways expressed by </w:t>
      </w:r>
      <w:r w:rsidR="00AA1DF9" w:rsidRPr="00F436A6">
        <w:rPr>
          <w:i/>
        </w:rPr>
        <w:t>Streptococcus</w:t>
      </w:r>
      <w:r w:rsidR="00AA1DF9">
        <w:rPr>
          <w:i/>
        </w:rPr>
        <w:t xml:space="preserve"> </w:t>
      </w:r>
      <w:proofErr w:type="spellStart"/>
      <w:r w:rsidR="00AA1DF9">
        <w:rPr>
          <w:i/>
        </w:rPr>
        <w:t>salivarius</w:t>
      </w:r>
      <w:proofErr w:type="spellEnd"/>
      <w:r w:rsidR="00AA1DF9">
        <w:rPr>
          <w:i/>
        </w:rPr>
        <w:t xml:space="preserve"> </w:t>
      </w:r>
      <w:r w:rsidR="00AA1DF9">
        <w:t>were recorded with significantly</w:t>
      </w:r>
      <w:r w:rsidR="00AA1DF9" w:rsidRPr="00AA1DF9">
        <w:rPr>
          <w:i/>
        </w:rPr>
        <w:t xml:space="preserve"> </w:t>
      </w:r>
      <w:r w:rsidR="00AA1DF9">
        <w:t xml:space="preserve">less activity in patients with periodontitis, whereas the activity of specific pathways of the remaining predominant </w:t>
      </w:r>
      <w:r w:rsidR="00AA1DF9">
        <w:rPr>
          <w:i/>
        </w:rPr>
        <w:t>Streptococcus</w:t>
      </w:r>
      <w:r>
        <w:t xml:space="preserve"> </w:t>
      </w:r>
      <w:r w:rsidR="00AA1DF9">
        <w:t>species was not associated with periodontitis (Fig 6AB).</w:t>
      </w:r>
      <w:r w:rsidR="00F27C9D">
        <w:t xml:space="preserve"> Interestingly, </w:t>
      </w:r>
      <w:r w:rsidR="00E65E73">
        <w:t>transcriptional</w:t>
      </w:r>
      <w:r w:rsidR="00F27C9D">
        <w:t xml:space="preserve"> activity </w:t>
      </w:r>
      <w:r w:rsidR="00B278A9">
        <w:t xml:space="preserve">of </w:t>
      </w:r>
      <w:r w:rsidR="00F27C9D">
        <w:t xml:space="preserve">both </w:t>
      </w:r>
      <w:r w:rsidR="00F27C9D">
        <w:rPr>
          <w:i/>
        </w:rPr>
        <w:t xml:space="preserve">Streptococcus </w:t>
      </w:r>
      <w:proofErr w:type="spellStart"/>
      <w:r w:rsidR="00F27C9D">
        <w:rPr>
          <w:i/>
        </w:rPr>
        <w:t>parasanguinis</w:t>
      </w:r>
      <w:proofErr w:type="spellEnd"/>
      <w:r w:rsidR="00F27C9D">
        <w:rPr>
          <w:i/>
        </w:rPr>
        <w:t xml:space="preserve"> </w:t>
      </w:r>
      <w:r w:rsidR="00F27C9D">
        <w:t xml:space="preserve">and </w:t>
      </w:r>
      <w:proofErr w:type="spellStart"/>
      <w:r w:rsidR="00F27C9D">
        <w:rPr>
          <w:i/>
        </w:rPr>
        <w:t>salivarius</w:t>
      </w:r>
      <w:proofErr w:type="spellEnd"/>
      <w:r w:rsidR="00F27C9D">
        <w:rPr>
          <w:i/>
        </w:rPr>
        <w:t xml:space="preserve"> </w:t>
      </w:r>
      <w:r w:rsidR="00F27C9D">
        <w:t xml:space="preserve">of the same </w:t>
      </w:r>
      <w:r w:rsidR="00104EF7">
        <w:t>3</w:t>
      </w:r>
      <w:r w:rsidR="00F27C9D">
        <w:t xml:space="preserve"> pathways involved in 5-aminoimidazole ribonucleotide biosynthesis were associated with periodontitis (Fig 6A,7). </w:t>
      </w:r>
      <w:r w:rsidR="00AA1DF9">
        <w:t xml:space="preserve">In addition, </w:t>
      </w:r>
      <w:r w:rsidR="00AA1DF9">
        <w:rPr>
          <w:i/>
        </w:rPr>
        <w:t xml:space="preserve">Streptococcus </w:t>
      </w:r>
      <w:proofErr w:type="spellStart"/>
      <w:r w:rsidR="00AA1DF9">
        <w:rPr>
          <w:i/>
        </w:rPr>
        <w:t>parasanguinis</w:t>
      </w:r>
      <w:proofErr w:type="spellEnd"/>
      <w:r w:rsidR="00AA1DF9">
        <w:rPr>
          <w:i/>
        </w:rPr>
        <w:t xml:space="preserve"> </w:t>
      </w:r>
      <w:r w:rsidR="00AA1DF9">
        <w:t xml:space="preserve">was the only </w:t>
      </w:r>
      <w:r w:rsidR="00AA1DF9" w:rsidRPr="00AA1DF9">
        <w:rPr>
          <w:i/>
        </w:rPr>
        <w:t xml:space="preserve">Streptococcus </w:t>
      </w:r>
      <w:r w:rsidR="00AA1DF9">
        <w:t>species identified in tongue biofilm, w</w:t>
      </w:r>
      <w:r w:rsidR="005D3EFF">
        <w:t>ith</w:t>
      </w:r>
      <w:r w:rsidR="00AA1DF9">
        <w:t xml:space="preserve"> activity </w:t>
      </w:r>
      <w:r w:rsidR="005D3EFF">
        <w:t xml:space="preserve">that </w:t>
      </w:r>
      <w:r w:rsidR="00AA1DF9">
        <w:t xml:space="preserve">was associated with periodontitis (Fig 7). Notably, </w:t>
      </w:r>
      <w:proofErr w:type="gramStart"/>
      <w:r w:rsidR="00AA1DF9">
        <w:t>the majority of</w:t>
      </w:r>
      <w:proofErr w:type="gramEnd"/>
      <w:r w:rsidR="00AA1DF9">
        <w:t xml:space="preserve"> pathways expressed by </w:t>
      </w:r>
      <w:r w:rsidR="00AA1DF9">
        <w:rPr>
          <w:i/>
        </w:rPr>
        <w:t xml:space="preserve">Streptococcus </w:t>
      </w:r>
      <w:proofErr w:type="spellStart"/>
      <w:r w:rsidR="00AA1DF9">
        <w:rPr>
          <w:i/>
        </w:rPr>
        <w:t>parasanguinis</w:t>
      </w:r>
      <w:proofErr w:type="spellEnd"/>
      <w:r w:rsidR="00AA1DF9">
        <w:rPr>
          <w:i/>
        </w:rPr>
        <w:t xml:space="preserve">, </w:t>
      </w:r>
      <w:r w:rsidR="00AA1DF9">
        <w:t xml:space="preserve">which were recorded with less activity in saliva from patients with periodontitis were </w:t>
      </w:r>
      <w:r w:rsidR="005D3EFF">
        <w:t xml:space="preserve">also </w:t>
      </w:r>
      <w:r w:rsidR="00AA1DF9">
        <w:t>involved in peptidoglycan and amino acid biosynthesis, and 10 out of 11 pathways</w:t>
      </w:r>
      <w:r w:rsidR="005D3EFF">
        <w:t xml:space="preserve"> that were identified with higher </w:t>
      </w:r>
      <w:r w:rsidR="00E65E73">
        <w:t>transcriptiona</w:t>
      </w:r>
      <w:r w:rsidR="005D3EFF">
        <w:t xml:space="preserve">l activity in saliva versus tongue biofilm in health, were also associated with periodontitis. In addition, a significantly lower </w:t>
      </w:r>
      <w:r w:rsidR="00E65E73">
        <w:t xml:space="preserve">transcriptional </w:t>
      </w:r>
      <w:r w:rsidR="005D3EFF">
        <w:t xml:space="preserve">activity of glycolysis </w:t>
      </w:r>
      <w:r w:rsidR="005D3EFF">
        <w:lastRenderedPageBreak/>
        <w:t xml:space="preserve">expressed by </w:t>
      </w:r>
      <w:r w:rsidR="005D3EFF">
        <w:rPr>
          <w:i/>
        </w:rPr>
        <w:t xml:space="preserve">Streptococcus </w:t>
      </w:r>
      <w:proofErr w:type="spellStart"/>
      <w:r w:rsidR="005D3EFF">
        <w:rPr>
          <w:i/>
        </w:rPr>
        <w:t>parasanguinis</w:t>
      </w:r>
      <w:proofErr w:type="spellEnd"/>
      <w:r w:rsidR="005D3EFF">
        <w:rPr>
          <w:i/>
        </w:rPr>
        <w:t xml:space="preserve"> </w:t>
      </w:r>
      <w:r w:rsidR="005D3EFF">
        <w:t>was noted in saliva from patients with periodontitis versus healthy controls</w:t>
      </w:r>
      <w:r w:rsidR="00E65E73">
        <w:t xml:space="preserve"> (Fig 6A)</w:t>
      </w:r>
      <w:r w:rsidR="005D3EFF">
        <w:t xml:space="preserve">. </w:t>
      </w:r>
    </w:p>
    <w:p w14:paraId="2D9C09DF" w14:textId="2F549F19" w:rsidR="001B3662" w:rsidRDefault="001B3662" w:rsidP="004B4E28">
      <w:pPr>
        <w:spacing w:line="360" w:lineRule="auto"/>
        <w:jc w:val="both"/>
      </w:pPr>
      <w:r>
        <w:t xml:space="preserve">Interestingly, data therefore suggest that </w:t>
      </w:r>
      <w:r w:rsidR="00E65E73">
        <w:t xml:space="preserve">transcriptional </w:t>
      </w:r>
      <w:r>
        <w:t xml:space="preserve">activity of </w:t>
      </w:r>
      <w:r>
        <w:rPr>
          <w:i/>
        </w:rPr>
        <w:t xml:space="preserve">Streptococcus </w:t>
      </w:r>
      <w:proofErr w:type="spellStart"/>
      <w:r>
        <w:rPr>
          <w:i/>
        </w:rPr>
        <w:t>parasanguinis</w:t>
      </w:r>
      <w:proofErr w:type="spellEnd"/>
      <w:r>
        <w:t xml:space="preserve">, in contrast to the remaining predominant </w:t>
      </w:r>
      <w:r>
        <w:rPr>
          <w:i/>
        </w:rPr>
        <w:t xml:space="preserve">Streptococcus </w:t>
      </w:r>
      <w:r>
        <w:t xml:space="preserve">species characterized in the present study, is heavily associated with ecological characteristics offered by both oral site as </w:t>
      </w:r>
      <w:r w:rsidR="00104EF7">
        <w:t>and</w:t>
      </w:r>
      <w:r>
        <w:t xml:space="preserve"> presence of chronic oral inflammation. Indeed, </w:t>
      </w:r>
      <w:r>
        <w:rPr>
          <w:i/>
        </w:rPr>
        <w:t xml:space="preserve">Streptococcus </w:t>
      </w:r>
      <w:proofErr w:type="spellStart"/>
      <w:r>
        <w:rPr>
          <w:i/>
        </w:rPr>
        <w:t>parasanguinis</w:t>
      </w:r>
      <w:proofErr w:type="spellEnd"/>
      <w:r>
        <w:rPr>
          <w:i/>
        </w:rPr>
        <w:t xml:space="preserve"> </w:t>
      </w:r>
      <w:r>
        <w:t xml:space="preserve">in saliva from orally healthy individuals were identified with significantly higher </w:t>
      </w:r>
      <w:r w:rsidR="00E65E73">
        <w:t>transcriptional</w:t>
      </w:r>
      <w:r>
        <w:t xml:space="preserve"> activity of pathways involved in peptidoglycan and amino acid biosynthesis as well as glycolysis, than </w:t>
      </w:r>
      <w:r>
        <w:rPr>
          <w:i/>
        </w:rPr>
        <w:t xml:space="preserve">Streptococcus </w:t>
      </w:r>
      <w:proofErr w:type="spellStart"/>
      <w:r>
        <w:rPr>
          <w:i/>
        </w:rPr>
        <w:t>parasanguinis</w:t>
      </w:r>
      <w:proofErr w:type="spellEnd"/>
      <w:r>
        <w:rPr>
          <w:i/>
        </w:rPr>
        <w:t xml:space="preserve"> </w:t>
      </w:r>
      <w:r>
        <w:t>in concomitant tongue samples. On the contrary,</w:t>
      </w:r>
      <w:r w:rsidR="00B278A9">
        <w:t xml:space="preserve"> conditions</w:t>
      </w:r>
      <w:r>
        <w:t xml:space="preserve"> of periodontitis </w:t>
      </w:r>
      <w:proofErr w:type="gramStart"/>
      <w:r>
        <w:t>was</w:t>
      </w:r>
      <w:proofErr w:type="gramEnd"/>
      <w:r>
        <w:t xml:space="preserve"> associated with significantly less expression of the same pathways by </w:t>
      </w:r>
      <w:r>
        <w:rPr>
          <w:i/>
        </w:rPr>
        <w:t xml:space="preserve">Streptococcus </w:t>
      </w:r>
      <w:proofErr w:type="spellStart"/>
      <w:r>
        <w:rPr>
          <w:i/>
        </w:rPr>
        <w:t>parasanguinis</w:t>
      </w:r>
      <w:proofErr w:type="spellEnd"/>
      <w:r>
        <w:rPr>
          <w:i/>
        </w:rPr>
        <w:t xml:space="preserve"> </w:t>
      </w:r>
      <w:r>
        <w:t xml:space="preserve">in saliva. When considering that </w:t>
      </w:r>
      <w:r>
        <w:rPr>
          <w:i/>
        </w:rPr>
        <w:t xml:space="preserve">Streptococcus </w:t>
      </w:r>
      <w:proofErr w:type="spellStart"/>
      <w:r>
        <w:rPr>
          <w:i/>
        </w:rPr>
        <w:t>parasanguinis</w:t>
      </w:r>
      <w:proofErr w:type="spellEnd"/>
      <w:r>
        <w:rPr>
          <w:i/>
        </w:rPr>
        <w:t xml:space="preserve"> </w:t>
      </w:r>
      <w:r>
        <w:t xml:space="preserve">was highly abundant in both saliva and tongue biofilm (Fig 1), changes in </w:t>
      </w:r>
      <w:r w:rsidR="00E65E73">
        <w:t>transcriptiona</w:t>
      </w:r>
      <w:r>
        <w:t xml:space="preserve">l activity of this </w:t>
      </w:r>
      <w:proofErr w:type="gramStart"/>
      <w:r w:rsidR="00BE0F0C">
        <w:t xml:space="preserve">particular </w:t>
      </w:r>
      <w:r>
        <w:t>species</w:t>
      </w:r>
      <w:proofErr w:type="gramEnd"/>
      <w:r>
        <w:t xml:space="preserve"> would most likely affect the phenotypic profile of the total biofilm community with potential to affect </w:t>
      </w:r>
      <w:r w:rsidR="00BE0F0C">
        <w:t>oral homeostasis</w:t>
      </w:r>
      <w:r>
        <w:t>. I</w:t>
      </w:r>
      <w:r w:rsidR="00BE0F0C">
        <w:t>mportantly</w:t>
      </w:r>
      <w:r>
        <w:t xml:space="preserve">, the two major oral diseases, </w:t>
      </w:r>
      <w:proofErr w:type="gramStart"/>
      <w:r w:rsidR="00B278A9">
        <w:t>i.e.</w:t>
      </w:r>
      <w:proofErr w:type="gramEnd"/>
      <w:r>
        <w:t xml:space="preserve"> dental caries and periodontitis are multifactorial disease</w:t>
      </w:r>
      <w:r w:rsidR="008C09BE">
        <w:t>s</w:t>
      </w:r>
      <w:r w:rsidR="00BE0F0C">
        <w:t>,</w:t>
      </w:r>
      <w:r>
        <w:t xml:space="preserve"> where</w:t>
      </w:r>
      <w:r w:rsidR="00BE0F0C">
        <w:t xml:space="preserve"> compositional</w:t>
      </w:r>
      <w:r>
        <w:t xml:space="preserve"> changes of the oral microbiota </w:t>
      </w:r>
      <w:r w:rsidR="008C09BE">
        <w:t>play</w:t>
      </w:r>
      <w:r>
        <w:t xml:space="preserve"> critical </w:t>
      </w:r>
      <w:r w:rsidR="008C09BE">
        <w:t xml:space="preserve">role in </w:t>
      </w:r>
      <w:r>
        <w:t xml:space="preserve">pathogenesis. However, </w:t>
      </w:r>
      <w:r w:rsidR="00BE0F0C">
        <w:t>the specific species involved in the two diseases are critically different and possess almost antagonistic virulence factors</w:t>
      </w:r>
      <w:r w:rsidR="00E65E73">
        <w:rPr>
          <w:vertAlign w:val="superscript"/>
        </w:rPr>
        <w:t>3</w:t>
      </w:r>
      <w:r w:rsidR="00BE0F0C">
        <w:t xml:space="preserve">. It is therefore noteworthy that </w:t>
      </w:r>
      <w:r>
        <w:rPr>
          <w:i/>
        </w:rPr>
        <w:t xml:space="preserve">Streptococcus </w:t>
      </w:r>
      <w:proofErr w:type="spellStart"/>
      <w:r>
        <w:rPr>
          <w:i/>
        </w:rPr>
        <w:t>parasanguinis</w:t>
      </w:r>
      <w:proofErr w:type="spellEnd"/>
      <w:r>
        <w:rPr>
          <w:i/>
        </w:rPr>
        <w:t xml:space="preserve"> </w:t>
      </w:r>
      <w:r w:rsidR="00BE0F0C">
        <w:t xml:space="preserve">is one of the only oral bacterial species that </w:t>
      </w:r>
      <w:r>
        <w:t xml:space="preserve">has been reported to associate with </w:t>
      </w:r>
      <w:r w:rsidR="00BE0F0C">
        <w:t xml:space="preserve">both </w:t>
      </w:r>
      <w:proofErr w:type="gramStart"/>
      <w:r>
        <w:t>caries</w:t>
      </w:r>
      <w:r w:rsidR="00B278A9">
        <w:rPr>
          <w:vertAlign w:val="superscript"/>
        </w:rPr>
        <w:t>41</w:t>
      </w:r>
      <w:r w:rsidR="00BE0F0C">
        <w:t>, and</w:t>
      </w:r>
      <w:proofErr w:type="gramEnd"/>
      <w:r w:rsidR="00BE0F0C">
        <w:t xml:space="preserve"> </w:t>
      </w:r>
      <w:r>
        <w:t>has been given a role in periodontitis as accessory pathogen to</w:t>
      </w:r>
      <w:r w:rsidR="00BE0F0C">
        <w:t xml:space="preserve"> the periodontal pathogen</w:t>
      </w:r>
      <w:r>
        <w:t xml:space="preserve"> </w:t>
      </w:r>
      <w:proofErr w:type="spellStart"/>
      <w:r>
        <w:rPr>
          <w:i/>
        </w:rPr>
        <w:t>Aggregatibacter</w:t>
      </w:r>
      <w:proofErr w:type="spellEnd"/>
      <w:r>
        <w:rPr>
          <w:i/>
        </w:rPr>
        <w:t xml:space="preserve"> actinomycemcomitans</w:t>
      </w:r>
      <w:r w:rsidR="00B278A9">
        <w:rPr>
          <w:vertAlign w:val="superscript"/>
        </w:rPr>
        <w:t>42</w:t>
      </w:r>
      <w:r w:rsidR="00BE0F0C">
        <w:rPr>
          <w:i/>
        </w:rPr>
        <w:t>.</w:t>
      </w:r>
      <w:r w:rsidR="00BE0F0C">
        <w:t xml:space="preserve"> Thus, data from the present study illuminates the versatility of </w:t>
      </w:r>
      <w:r w:rsidR="00BE0F0C">
        <w:rPr>
          <w:i/>
        </w:rPr>
        <w:t xml:space="preserve">Streptococcus </w:t>
      </w:r>
      <w:proofErr w:type="spellStart"/>
      <w:r w:rsidR="00BE0F0C">
        <w:rPr>
          <w:i/>
        </w:rPr>
        <w:t>parasanguinis</w:t>
      </w:r>
      <w:proofErr w:type="spellEnd"/>
      <w:r w:rsidR="00BE0F0C">
        <w:rPr>
          <w:i/>
        </w:rPr>
        <w:t xml:space="preserve"> </w:t>
      </w:r>
      <w:r w:rsidR="00BE0F0C">
        <w:t>to thrive in areas with critically different ecological conditions, which could be an explanation as to why</w:t>
      </w:r>
      <w:r w:rsidR="00E65E73">
        <w:t>,</w:t>
      </w:r>
      <w:r w:rsidR="00BE0F0C">
        <w:t xml:space="preserve"> this </w:t>
      </w:r>
      <w:proofErr w:type="gramStart"/>
      <w:r w:rsidR="00BE0F0C">
        <w:t>particular</w:t>
      </w:r>
      <w:r w:rsidR="00BE0F0C" w:rsidRPr="00BE0F0C">
        <w:rPr>
          <w:i/>
        </w:rPr>
        <w:t xml:space="preserve"> </w:t>
      </w:r>
      <w:r w:rsidR="00BE0F0C">
        <w:rPr>
          <w:i/>
        </w:rPr>
        <w:t>Streptococcus</w:t>
      </w:r>
      <w:proofErr w:type="gramEnd"/>
      <w:r w:rsidR="00BE0F0C">
        <w:rPr>
          <w:i/>
        </w:rPr>
        <w:t xml:space="preserve"> </w:t>
      </w:r>
      <w:r w:rsidR="00BE0F0C">
        <w:t>species</w:t>
      </w:r>
      <w:r w:rsidR="00BE0F0C">
        <w:rPr>
          <w:i/>
        </w:rPr>
        <w:t xml:space="preserve"> </w:t>
      </w:r>
      <w:r w:rsidR="00BE0F0C">
        <w:t>associate</w:t>
      </w:r>
      <w:r w:rsidR="008C05E6">
        <w:t>s</w:t>
      </w:r>
      <w:r w:rsidR="00BE0F0C">
        <w:t xml:space="preserve"> with both dental caries and periodontitis. </w:t>
      </w:r>
      <w:r>
        <w:t xml:space="preserve">   </w:t>
      </w:r>
    </w:p>
    <w:p w14:paraId="50B1ABE8" w14:textId="09457EA8" w:rsidR="00BA466D" w:rsidRDefault="00BA466D" w:rsidP="004B4E28">
      <w:pPr>
        <w:spacing w:line="360" w:lineRule="auto"/>
        <w:jc w:val="both"/>
      </w:pPr>
      <w:r>
        <w:t>The presen</w:t>
      </w:r>
      <w:r w:rsidR="00056955">
        <w:t>t study has several limitations,</w:t>
      </w:r>
      <w:r>
        <w:t xml:space="preserve"> including the relative low sample size. However, </w:t>
      </w:r>
      <w:r w:rsidR="00056955">
        <w:t>the sample size was comparable with other metagenomics studies on the oral microbiota</w:t>
      </w:r>
      <w:r w:rsidR="0012495C">
        <w:rPr>
          <w:vertAlign w:val="superscript"/>
        </w:rPr>
        <w:t>37</w:t>
      </w:r>
      <w:r w:rsidR="00056955">
        <w:t xml:space="preserve">. </w:t>
      </w:r>
      <w:r w:rsidR="00965977">
        <w:t>S</w:t>
      </w:r>
      <w:r w:rsidR="00056955">
        <w:t>tudies with much larger sample size</w:t>
      </w:r>
      <w:r w:rsidR="008C09BE">
        <w:t>s</w:t>
      </w:r>
      <w:r w:rsidR="00056955">
        <w:t xml:space="preserve"> have been performed on the oral microbiota using </w:t>
      </w:r>
      <w:r w:rsidR="00965977">
        <w:t xml:space="preserve">more </w:t>
      </w:r>
      <w:proofErr w:type="gramStart"/>
      <w:r w:rsidR="00965977">
        <w:t>cost effective</w:t>
      </w:r>
      <w:proofErr w:type="gramEnd"/>
      <w:r w:rsidR="00056955">
        <w:t xml:space="preserve"> molecular methods such as microarray and 16S sequencing</w:t>
      </w:r>
      <w:r w:rsidR="0012495C">
        <w:rPr>
          <w:vertAlign w:val="superscript"/>
        </w:rPr>
        <w:t>43</w:t>
      </w:r>
      <w:r w:rsidR="00965977">
        <w:t xml:space="preserve">, but these methods do not provide any information on bacterial activity, which was the purpose to address in the present study. Indeed, the sequencing depth of the current dataset in combination with </w:t>
      </w:r>
      <w:r w:rsidR="00056955">
        <w:t>concomitant sampling</w:t>
      </w:r>
      <w:r w:rsidR="00965977">
        <w:t xml:space="preserve"> was sufficient to discriminate </w:t>
      </w:r>
      <w:r w:rsidR="00E65E73">
        <w:t>transcriptiona</w:t>
      </w:r>
      <w:r w:rsidR="00965977">
        <w:t xml:space="preserve">l activity of selected </w:t>
      </w:r>
      <w:r w:rsidR="00965977">
        <w:rPr>
          <w:i/>
        </w:rPr>
        <w:t xml:space="preserve">Streptococcus </w:t>
      </w:r>
      <w:r w:rsidR="00965977">
        <w:t xml:space="preserve">species. However, this was only possible as the selected species were predominant and identified with relative abundance </w:t>
      </w:r>
      <w:r w:rsidR="00965977">
        <w:rPr>
          <w:rFonts w:cstheme="minorHAnsi"/>
        </w:rPr>
        <w:t>≥</w:t>
      </w:r>
      <w:r w:rsidR="00965977">
        <w:t xml:space="preserve"> 2% in all samples</w:t>
      </w:r>
      <w:r w:rsidR="00E65E73">
        <w:t xml:space="preserve"> (Fig 1)</w:t>
      </w:r>
      <w:r w:rsidR="00965977">
        <w:t>. Accordingly, a larger number of samples or an increased sequencing depth would be needed</w:t>
      </w:r>
      <w:r w:rsidR="00E65E73">
        <w:t>, to obtain species-</w:t>
      </w:r>
      <w:r w:rsidR="00965977">
        <w:t xml:space="preserve">level resolution </w:t>
      </w:r>
      <w:r w:rsidR="00965977">
        <w:lastRenderedPageBreak/>
        <w:t xml:space="preserve">of </w:t>
      </w:r>
      <w:r w:rsidR="00E65E73">
        <w:t>transcriptional</w:t>
      </w:r>
      <w:r w:rsidR="00965977">
        <w:t xml:space="preserve"> activity of more peripheral members of the oral microbiota, including proposed periodontal pathogens such as </w:t>
      </w:r>
      <w:proofErr w:type="spellStart"/>
      <w:r w:rsidR="00965977">
        <w:rPr>
          <w:i/>
        </w:rPr>
        <w:t>Porphyromonas</w:t>
      </w:r>
      <w:proofErr w:type="spellEnd"/>
      <w:r w:rsidR="00965977">
        <w:rPr>
          <w:i/>
        </w:rPr>
        <w:t xml:space="preserve"> </w:t>
      </w:r>
      <w:proofErr w:type="spellStart"/>
      <w:r w:rsidR="00965977">
        <w:rPr>
          <w:i/>
        </w:rPr>
        <w:t>gingivalis</w:t>
      </w:r>
      <w:proofErr w:type="spellEnd"/>
      <w:r w:rsidR="00965977">
        <w:t xml:space="preserve">, which is usually identified with relative abundance </w:t>
      </w:r>
      <w:r w:rsidR="00965977">
        <w:rPr>
          <w:rFonts w:cstheme="minorHAnsi"/>
        </w:rPr>
        <w:t>≤ 1</w:t>
      </w:r>
      <w:r w:rsidR="00965977">
        <w:t>%</w:t>
      </w:r>
      <w:r w:rsidR="0012495C">
        <w:rPr>
          <w:vertAlign w:val="superscript"/>
        </w:rPr>
        <w:t>44</w:t>
      </w:r>
      <w:r w:rsidR="00965977">
        <w:t xml:space="preserve">. </w:t>
      </w:r>
      <w:r w:rsidR="00056955">
        <w:t xml:space="preserve"> </w:t>
      </w:r>
      <w:r w:rsidR="00104EF7">
        <w:t>Also</w:t>
      </w:r>
      <w:r w:rsidR="00056955">
        <w:t>, current smokers were included in both the healthy and the periodontitis group.</w:t>
      </w:r>
      <w:r w:rsidR="003966FE">
        <w:t xml:space="preserve"> However, a comparable number of current smokers were present in the two groups studied.</w:t>
      </w:r>
      <w:r w:rsidR="00056955">
        <w:t xml:space="preserve"> Smoking has been demonstrated to associate with characteristics of the subgingival microbiota</w:t>
      </w:r>
      <w:r w:rsidR="007D03E7">
        <w:t xml:space="preserve"> in both healthy individuals and patients with periodontitis</w:t>
      </w:r>
      <w:r w:rsidR="007D03E7">
        <w:rPr>
          <w:vertAlign w:val="superscript"/>
        </w:rPr>
        <w:t>45-46</w:t>
      </w:r>
      <w:r w:rsidR="003966FE">
        <w:t>,</w:t>
      </w:r>
      <w:r w:rsidR="007D03E7">
        <w:t xml:space="preserve"> whereas the effect on the</w:t>
      </w:r>
      <w:r w:rsidR="003966FE">
        <w:t xml:space="preserve"> salivary microbiota</w:t>
      </w:r>
      <w:r w:rsidR="007D03E7">
        <w:t xml:space="preserve"> </w:t>
      </w:r>
      <w:r w:rsidR="00E65E73">
        <w:t xml:space="preserve">is </w:t>
      </w:r>
      <w:r w:rsidR="007D03E7">
        <w:t>probably minimal</w:t>
      </w:r>
      <w:r w:rsidR="007D03E7">
        <w:rPr>
          <w:vertAlign w:val="superscript"/>
        </w:rPr>
        <w:t>47</w:t>
      </w:r>
      <w:r w:rsidR="003966FE">
        <w:t xml:space="preserve">. Importantly, smoking has not been shown to associate with </w:t>
      </w:r>
      <w:r w:rsidR="00F207FF">
        <w:t>relative abundance</w:t>
      </w:r>
      <w:r w:rsidR="003966FE">
        <w:t xml:space="preserve"> or activity of predominant </w:t>
      </w:r>
      <w:r w:rsidR="003966FE">
        <w:rPr>
          <w:i/>
        </w:rPr>
        <w:t xml:space="preserve">Streptococcus </w:t>
      </w:r>
      <w:r w:rsidR="003966FE">
        <w:t>species, which is why smokers were not excluded in the present study. The main strength of the present study was concomitant sampling from multiple oral sites from both healthy individuals and patients with periodontitis, which facilitated the possibility to stu</w:t>
      </w:r>
      <w:r w:rsidR="00F27C9D">
        <w:t>dy the association of both site-</w:t>
      </w:r>
      <w:r w:rsidR="003966FE">
        <w:t xml:space="preserve">specific ecological conditions and oral inflammation with </w:t>
      </w:r>
      <w:r w:rsidR="00F207FF">
        <w:t>transcriptional</w:t>
      </w:r>
      <w:r w:rsidR="003966FE">
        <w:t xml:space="preserve"> activity of the predominant members of the oral microbiota – the oral streptococci.</w:t>
      </w:r>
    </w:p>
    <w:p w14:paraId="60008B5D" w14:textId="7EAC8B65" w:rsidR="001B3662" w:rsidRDefault="00BA466D" w:rsidP="004B4E28">
      <w:pPr>
        <w:spacing w:line="360" w:lineRule="auto"/>
        <w:jc w:val="both"/>
      </w:pPr>
      <w:r>
        <w:t>In conclusion,</w:t>
      </w:r>
      <w:r w:rsidR="001B3662">
        <w:t xml:space="preserve"> </w:t>
      </w:r>
      <w:r w:rsidR="00190795">
        <w:t xml:space="preserve">data from the present study clearly demonstrates the association of site-specific ecological conditions and presence of chronic oral inflammation with </w:t>
      </w:r>
      <w:r w:rsidR="00F207FF">
        <w:t xml:space="preserve">transcriptional </w:t>
      </w:r>
      <w:r w:rsidR="00190795">
        <w:t xml:space="preserve">activity of the predominant </w:t>
      </w:r>
      <w:r w:rsidR="00190795">
        <w:rPr>
          <w:i/>
        </w:rPr>
        <w:t xml:space="preserve">Streptococcus </w:t>
      </w:r>
      <w:r w:rsidR="00190795">
        <w:t xml:space="preserve">species of the oral microbiota. </w:t>
      </w:r>
      <w:proofErr w:type="gramStart"/>
      <w:r w:rsidR="00126189">
        <w:t>In particular, pathways</w:t>
      </w:r>
      <w:proofErr w:type="gramEnd"/>
      <w:r w:rsidR="00126189">
        <w:t xml:space="preserve"> expressed by </w:t>
      </w:r>
      <w:r w:rsidR="00126189">
        <w:rPr>
          <w:i/>
        </w:rPr>
        <w:t xml:space="preserve">Streptococcus </w:t>
      </w:r>
      <w:proofErr w:type="spellStart"/>
      <w:r w:rsidR="00126189">
        <w:rPr>
          <w:i/>
        </w:rPr>
        <w:t>parasanguinis</w:t>
      </w:r>
      <w:proofErr w:type="spellEnd"/>
      <w:r w:rsidR="00126189">
        <w:rPr>
          <w:i/>
        </w:rPr>
        <w:t xml:space="preserve"> </w:t>
      </w:r>
      <w:r w:rsidR="00126189">
        <w:t xml:space="preserve">being involved in peptidoglycan and amino acid biosynthesis and glycolysis were identified to be </w:t>
      </w:r>
      <w:r w:rsidR="00F147D9">
        <w:t>significantly</w:t>
      </w:r>
      <w:r w:rsidR="00126189">
        <w:t xml:space="preserve"> associated with oral site and inflammation status. Further studies are needed to reveal if different activity patterns of </w:t>
      </w:r>
      <w:r w:rsidR="00126189">
        <w:rPr>
          <w:i/>
        </w:rPr>
        <w:t xml:space="preserve">Streptococcus </w:t>
      </w:r>
      <w:proofErr w:type="spellStart"/>
      <w:r w:rsidR="00126189">
        <w:rPr>
          <w:i/>
        </w:rPr>
        <w:t>parasanguinis</w:t>
      </w:r>
      <w:proofErr w:type="spellEnd"/>
      <w:r w:rsidR="00126189">
        <w:rPr>
          <w:i/>
        </w:rPr>
        <w:t xml:space="preserve"> </w:t>
      </w:r>
      <w:r w:rsidR="00126189">
        <w:t xml:space="preserve">link this </w:t>
      </w:r>
      <w:proofErr w:type="gramStart"/>
      <w:r w:rsidR="00126189">
        <w:t>particular bacterial</w:t>
      </w:r>
      <w:proofErr w:type="gramEnd"/>
      <w:r w:rsidR="00126189">
        <w:t xml:space="preserve"> species with dental caries and periodontitis. </w:t>
      </w:r>
    </w:p>
    <w:p w14:paraId="7D44EC15" w14:textId="275A4A3D" w:rsidR="00653746" w:rsidRDefault="00653746" w:rsidP="001B3662">
      <w:pPr>
        <w:spacing w:line="360" w:lineRule="auto"/>
      </w:pPr>
    </w:p>
    <w:p w14:paraId="157E8971" w14:textId="77777777" w:rsidR="00F207FF" w:rsidRDefault="00F207FF" w:rsidP="004B4E28">
      <w:pPr>
        <w:pStyle w:val="Standard"/>
        <w:spacing w:line="360" w:lineRule="auto"/>
        <w:jc w:val="both"/>
        <w:rPr>
          <w:rFonts w:asciiTheme="minorHAnsi" w:eastAsiaTheme="minorHAnsi" w:hAnsiTheme="minorHAnsi" w:cstheme="minorBidi"/>
          <w:lang w:val="en-US"/>
        </w:rPr>
      </w:pPr>
    </w:p>
    <w:p w14:paraId="0E364E7E" w14:textId="55F0E498" w:rsidR="00DC0194" w:rsidRPr="00DC0194" w:rsidRDefault="00DC0194" w:rsidP="004B4E28">
      <w:pPr>
        <w:pStyle w:val="Standard"/>
        <w:spacing w:line="360" w:lineRule="auto"/>
        <w:jc w:val="both"/>
        <w:rPr>
          <w:rFonts w:asciiTheme="minorHAnsi" w:hAnsiTheme="minorHAnsi" w:cstheme="minorHAnsi"/>
          <w:b/>
          <w:color w:val="000000" w:themeColor="text1"/>
          <w:lang w:val="en-GB"/>
        </w:rPr>
      </w:pPr>
      <w:r w:rsidRPr="00F3557A">
        <w:rPr>
          <w:b/>
          <w:color w:val="000000" w:themeColor="text1"/>
          <w:sz w:val="24"/>
          <w:szCs w:val="24"/>
          <w:lang w:val="en-GB"/>
        </w:rPr>
        <w:t>Declarations</w:t>
      </w:r>
    </w:p>
    <w:p w14:paraId="546DE494" w14:textId="77777777" w:rsidR="00DC0194" w:rsidRPr="00DC0194" w:rsidRDefault="00DC0194" w:rsidP="004B4E28">
      <w:pPr>
        <w:pStyle w:val="Standard"/>
        <w:spacing w:line="360" w:lineRule="auto"/>
        <w:jc w:val="both"/>
        <w:rPr>
          <w:rFonts w:asciiTheme="minorHAnsi" w:hAnsiTheme="minorHAnsi" w:cstheme="minorHAnsi"/>
          <w:i/>
          <w:color w:val="000000" w:themeColor="text1"/>
          <w:lang w:val="en-GB"/>
        </w:rPr>
      </w:pPr>
      <w:r w:rsidRPr="00DC0194">
        <w:rPr>
          <w:rFonts w:asciiTheme="minorHAnsi" w:hAnsiTheme="minorHAnsi" w:cstheme="minorHAnsi"/>
          <w:i/>
          <w:color w:val="000000" w:themeColor="text1"/>
          <w:lang w:val="en-GB"/>
        </w:rPr>
        <w:t>Ethics approval and consent to participate</w:t>
      </w:r>
    </w:p>
    <w:p w14:paraId="16E6F36F" w14:textId="77777777" w:rsidR="00DC0194" w:rsidRPr="00DC0194" w:rsidRDefault="00DC0194" w:rsidP="004B4E28">
      <w:pPr>
        <w:pStyle w:val="Standard"/>
        <w:spacing w:line="360" w:lineRule="auto"/>
        <w:jc w:val="both"/>
        <w:rPr>
          <w:rFonts w:asciiTheme="minorHAnsi" w:hAnsiTheme="minorHAnsi" w:cstheme="minorHAnsi"/>
          <w:color w:val="000000" w:themeColor="text1"/>
          <w:lang w:val="en-GB"/>
        </w:rPr>
      </w:pPr>
      <w:r w:rsidRPr="00DC0194">
        <w:rPr>
          <w:rFonts w:asciiTheme="minorHAnsi" w:hAnsiTheme="minorHAnsi" w:cstheme="minorHAnsi"/>
          <w:color w:val="000000" w:themeColor="text1"/>
          <w:lang w:val="en-GB"/>
        </w:rPr>
        <w:t>All 22 participants signed informed consent. The study was approved by the regional ethical committee (H-16016368) and reported to the local data authorization of University of Copenhagen (SUND-2018-8).</w:t>
      </w:r>
    </w:p>
    <w:p w14:paraId="3515B1DB" w14:textId="77777777" w:rsidR="00DC0194" w:rsidRPr="00DC0194" w:rsidRDefault="00DC0194" w:rsidP="004B4E28">
      <w:pPr>
        <w:pStyle w:val="Standard"/>
        <w:spacing w:line="360" w:lineRule="auto"/>
        <w:jc w:val="both"/>
        <w:rPr>
          <w:rFonts w:asciiTheme="minorHAnsi" w:hAnsiTheme="minorHAnsi" w:cstheme="minorHAnsi"/>
          <w:i/>
          <w:color w:val="000000" w:themeColor="text1"/>
          <w:lang w:val="en-US"/>
        </w:rPr>
      </w:pPr>
      <w:r w:rsidRPr="00DC0194">
        <w:rPr>
          <w:rFonts w:asciiTheme="minorHAnsi" w:hAnsiTheme="minorHAnsi" w:cstheme="minorHAnsi"/>
          <w:i/>
          <w:color w:val="000000" w:themeColor="text1"/>
          <w:lang w:val="en-GB"/>
        </w:rPr>
        <w:t>Availability of data and material</w:t>
      </w:r>
    </w:p>
    <w:p w14:paraId="1C54F1CE" w14:textId="26900638" w:rsidR="00DC0194" w:rsidRPr="00DC0194" w:rsidRDefault="00DC0194" w:rsidP="004B4E28">
      <w:pPr>
        <w:pStyle w:val="NormalWeb"/>
        <w:spacing w:line="360" w:lineRule="auto"/>
        <w:jc w:val="both"/>
        <w:rPr>
          <w:rFonts w:asciiTheme="minorHAnsi" w:hAnsiTheme="minorHAnsi" w:cstheme="minorHAnsi"/>
          <w:color w:val="000000" w:themeColor="text1"/>
          <w:sz w:val="22"/>
          <w:szCs w:val="22"/>
        </w:rPr>
      </w:pPr>
      <w:r w:rsidRPr="00DC0194">
        <w:rPr>
          <w:rFonts w:asciiTheme="minorHAnsi" w:eastAsia="Calibri" w:hAnsiTheme="minorHAnsi" w:cstheme="minorHAnsi"/>
          <w:color w:val="000000" w:themeColor="text1"/>
          <w:sz w:val="22"/>
          <w:szCs w:val="22"/>
          <w:lang w:val="en-GB" w:eastAsia="en-US"/>
        </w:rPr>
        <w:t xml:space="preserve">Raw sequence data </w:t>
      </w:r>
      <w:r w:rsidR="00B64368">
        <w:rPr>
          <w:rFonts w:asciiTheme="minorHAnsi" w:eastAsia="Calibri" w:hAnsiTheme="minorHAnsi" w:cstheme="minorHAnsi"/>
          <w:color w:val="000000" w:themeColor="text1"/>
          <w:sz w:val="22"/>
          <w:szCs w:val="22"/>
          <w:lang w:val="en-GB" w:eastAsia="en-US"/>
        </w:rPr>
        <w:t xml:space="preserve">are deposited in </w:t>
      </w:r>
      <w:r w:rsidRPr="00DC0194">
        <w:rPr>
          <w:rFonts w:asciiTheme="minorHAnsi" w:eastAsia="Calibri" w:hAnsiTheme="minorHAnsi" w:cstheme="minorHAnsi"/>
          <w:color w:val="000000" w:themeColor="text1"/>
          <w:sz w:val="22"/>
          <w:szCs w:val="22"/>
          <w:lang w:val="en-GB" w:eastAsia="en-US"/>
        </w:rPr>
        <w:t xml:space="preserve">NCBI (Sequence Read Archive) and are available under the </w:t>
      </w:r>
      <w:proofErr w:type="spellStart"/>
      <w:r w:rsidRPr="00DC0194">
        <w:rPr>
          <w:rFonts w:asciiTheme="minorHAnsi" w:eastAsia="Calibri" w:hAnsiTheme="minorHAnsi" w:cstheme="minorHAnsi"/>
          <w:color w:val="000000" w:themeColor="text1"/>
          <w:sz w:val="22"/>
          <w:szCs w:val="22"/>
          <w:lang w:val="en-GB" w:eastAsia="en-US"/>
        </w:rPr>
        <w:t>BioProject</w:t>
      </w:r>
      <w:proofErr w:type="spellEnd"/>
      <w:r w:rsidRPr="00DC0194">
        <w:rPr>
          <w:rFonts w:asciiTheme="minorHAnsi" w:eastAsia="Calibri" w:hAnsiTheme="minorHAnsi" w:cstheme="minorHAnsi"/>
          <w:color w:val="000000" w:themeColor="text1"/>
          <w:sz w:val="22"/>
          <w:szCs w:val="22"/>
          <w:lang w:val="en-GB" w:eastAsia="en-US"/>
        </w:rPr>
        <w:t xml:space="preserve"> </w:t>
      </w:r>
      <w:r w:rsidR="00B64368" w:rsidRPr="00196147">
        <w:rPr>
          <w:rFonts w:asciiTheme="minorHAnsi" w:hAnsiTheme="minorHAnsi" w:cstheme="minorHAnsi"/>
          <w:sz w:val="22"/>
          <w:szCs w:val="22"/>
        </w:rPr>
        <w:t>NCBI SRA PRJNA678453</w:t>
      </w:r>
      <w:r w:rsidR="00B64368" w:rsidRPr="00B64368">
        <w:rPr>
          <w:rFonts w:asciiTheme="minorHAnsi" w:hAnsiTheme="minorHAnsi" w:cstheme="minorHAnsi"/>
          <w:sz w:val="22"/>
          <w:szCs w:val="22"/>
        </w:rPr>
        <w:t xml:space="preserve">. </w:t>
      </w:r>
      <w:r w:rsidRPr="00DC0194">
        <w:rPr>
          <w:rFonts w:asciiTheme="minorHAnsi" w:hAnsiTheme="minorHAnsi" w:cstheme="minorHAnsi"/>
          <w:color w:val="000000" w:themeColor="text1"/>
          <w:sz w:val="22"/>
          <w:szCs w:val="22"/>
          <w:lang w:val="en-GB"/>
        </w:rPr>
        <w:t xml:space="preserve">Bioinformatic open-source tools and parameters used in this present study are </w:t>
      </w:r>
      <w:r w:rsidRPr="00DC0194">
        <w:rPr>
          <w:rFonts w:asciiTheme="minorHAnsi" w:hAnsiTheme="minorHAnsi" w:cstheme="minorHAnsi"/>
          <w:color w:val="000000" w:themeColor="text1"/>
          <w:sz w:val="22"/>
          <w:szCs w:val="22"/>
          <w:lang w:val="en-GB"/>
        </w:rPr>
        <w:lastRenderedPageBreak/>
        <w:t xml:space="preserve">defined in the respective method section and scripts can be found in the following </w:t>
      </w:r>
      <w:proofErr w:type="spellStart"/>
      <w:r w:rsidRPr="00DC0194">
        <w:rPr>
          <w:rFonts w:asciiTheme="minorHAnsi" w:hAnsiTheme="minorHAnsi" w:cstheme="minorHAnsi"/>
          <w:color w:val="000000" w:themeColor="text1"/>
          <w:sz w:val="22"/>
          <w:szCs w:val="22"/>
          <w:lang w:val="en-GB"/>
        </w:rPr>
        <w:t>github</w:t>
      </w:r>
      <w:proofErr w:type="spellEnd"/>
      <w:r w:rsidRPr="00DC0194">
        <w:rPr>
          <w:rFonts w:asciiTheme="minorHAnsi" w:hAnsiTheme="minorHAnsi" w:cstheme="minorHAnsi"/>
          <w:color w:val="000000" w:themeColor="text1"/>
          <w:sz w:val="22"/>
          <w:szCs w:val="22"/>
          <w:lang w:val="en-GB"/>
        </w:rPr>
        <w:t xml:space="preserve"> repository (https://github.com/fconstancias/oral-microbiome/). More details regarding the code to reproduce the analyses is available upon request.</w:t>
      </w:r>
    </w:p>
    <w:p w14:paraId="01CD3E1C" w14:textId="377C0844" w:rsidR="00DC0194" w:rsidRPr="00DC0194" w:rsidRDefault="00DC0194" w:rsidP="004B4E28">
      <w:pPr>
        <w:pStyle w:val="Standard"/>
        <w:spacing w:line="360" w:lineRule="auto"/>
        <w:jc w:val="both"/>
        <w:rPr>
          <w:rFonts w:asciiTheme="minorHAnsi" w:hAnsiTheme="minorHAnsi" w:cstheme="minorHAnsi"/>
          <w:i/>
          <w:color w:val="000000" w:themeColor="text1"/>
          <w:lang w:val="en-US"/>
        </w:rPr>
      </w:pPr>
      <w:r w:rsidRPr="00DC0194">
        <w:rPr>
          <w:rFonts w:asciiTheme="minorHAnsi" w:hAnsiTheme="minorHAnsi" w:cstheme="minorHAnsi"/>
          <w:i/>
          <w:color w:val="000000" w:themeColor="text1"/>
          <w:lang w:val="en-GB"/>
        </w:rPr>
        <w:t>Competing interests</w:t>
      </w:r>
      <w:r w:rsidR="00B64368">
        <w:rPr>
          <w:rFonts w:asciiTheme="minorHAnsi" w:hAnsiTheme="minorHAnsi" w:cstheme="minorHAnsi"/>
          <w:i/>
          <w:color w:val="000000" w:themeColor="text1"/>
          <w:lang w:val="en-GB"/>
        </w:rPr>
        <w:t xml:space="preserve"> and funding</w:t>
      </w:r>
    </w:p>
    <w:p w14:paraId="7A1A3280" w14:textId="5FBE1905" w:rsidR="00DC0194" w:rsidRPr="00B64368" w:rsidRDefault="00DC0194" w:rsidP="004B4E28">
      <w:pPr>
        <w:pStyle w:val="Standard"/>
        <w:spacing w:line="360" w:lineRule="auto"/>
        <w:jc w:val="both"/>
        <w:rPr>
          <w:rFonts w:asciiTheme="minorHAnsi" w:hAnsiTheme="minorHAnsi" w:cstheme="minorHAnsi"/>
          <w:color w:val="000000" w:themeColor="text1"/>
          <w:lang w:val="en-GB"/>
        </w:rPr>
      </w:pPr>
      <w:r w:rsidRPr="00DC0194">
        <w:rPr>
          <w:rFonts w:asciiTheme="minorHAnsi" w:hAnsiTheme="minorHAnsi" w:cstheme="minorHAnsi"/>
          <w:color w:val="000000" w:themeColor="text1"/>
          <w:lang w:val="en-GB"/>
        </w:rPr>
        <w:t>The authors declare no conflict of interest.</w:t>
      </w:r>
      <w:r w:rsidR="00B64368">
        <w:rPr>
          <w:rFonts w:asciiTheme="minorHAnsi" w:hAnsiTheme="minorHAnsi" w:cstheme="minorHAnsi"/>
          <w:color w:val="000000" w:themeColor="text1"/>
          <w:lang w:val="en-GB"/>
        </w:rPr>
        <w:t xml:space="preserve"> No external funding in the current study. </w:t>
      </w:r>
    </w:p>
    <w:p w14:paraId="5A104BF7" w14:textId="77777777" w:rsidR="00DC0194" w:rsidRPr="00DC0194" w:rsidRDefault="00DC0194" w:rsidP="004B4E28">
      <w:pPr>
        <w:pStyle w:val="Standard"/>
        <w:spacing w:line="360" w:lineRule="auto"/>
        <w:jc w:val="both"/>
        <w:rPr>
          <w:rFonts w:asciiTheme="minorHAnsi" w:hAnsiTheme="minorHAnsi" w:cstheme="minorHAnsi"/>
          <w:i/>
          <w:color w:val="000000" w:themeColor="text1"/>
          <w:lang w:val="en-US"/>
        </w:rPr>
      </w:pPr>
      <w:r w:rsidRPr="00DC0194">
        <w:rPr>
          <w:rFonts w:asciiTheme="minorHAnsi" w:hAnsiTheme="minorHAnsi" w:cstheme="minorHAnsi"/>
          <w:i/>
          <w:color w:val="000000" w:themeColor="text1"/>
          <w:lang w:val="en-GB"/>
        </w:rPr>
        <w:t xml:space="preserve">Author contributions  </w:t>
      </w:r>
    </w:p>
    <w:p w14:paraId="15B3A4AA" w14:textId="3923478D" w:rsidR="00DC0194" w:rsidRPr="00DC0194" w:rsidRDefault="00DC0194" w:rsidP="004B4E28">
      <w:pPr>
        <w:pStyle w:val="Standard"/>
        <w:spacing w:line="360" w:lineRule="auto"/>
        <w:jc w:val="both"/>
        <w:rPr>
          <w:rFonts w:asciiTheme="minorHAnsi" w:hAnsiTheme="minorHAnsi" w:cstheme="minorHAnsi"/>
          <w:color w:val="000000" w:themeColor="text1"/>
          <w:lang w:val="en-US"/>
        </w:rPr>
      </w:pPr>
      <w:r w:rsidRPr="00DC0194">
        <w:rPr>
          <w:rFonts w:asciiTheme="minorHAnsi" w:hAnsiTheme="minorHAnsi" w:cstheme="minorHAnsi"/>
          <w:color w:val="000000" w:themeColor="text1"/>
          <w:lang w:val="en-GB"/>
        </w:rPr>
        <w:t xml:space="preserve">Daniel </w:t>
      </w:r>
      <w:proofErr w:type="spellStart"/>
      <w:r w:rsidRPr="00DC0194">
        <w:rPr>
          <w:rFonts w:asciiTheme="minorHAnsi" w:hAnsiTheme="minorHAnsi" w:cstheme="minorHAnsi"/>
          <w:color w:val="000000" w:themeColor="text1"/>
          <w:lang w:val="en-GB"/>
        </w:rPr>
        <w:t>Belstrøm</w:t>
      </w:r>
      <w:proofErr w:type="spellEnd"/>
      <w:r w:rsidRPr="00DC0194">
        <w:rPr>
          <w:rFonts w:asciiTheme="minorHAnsi" w:hAnsiTheme="minorHAnsi" w:cstheme="minorHAnsi"/>
          <w:color w:val="000000" w:themeColor="text1"/>
          <w:lang w:val="en-GB"/>
        </w:rPr>
        <w:t xml:space="preserve"> (DB), Florentin Constancias (FC) and Michael </w:t>
      </w:r>
      <w:proofErr w:type="spellStart"/>
      <w:r w:rsidRPr="00DC0194">
        <w:rPr>
          <w:rFonts w:asciiTheme="minorHAnsi" w:hAnsiTheme="minorHAnsi" w:cstheme="minorHAnsi"/>
          <w:color w:val="000000" w:themeColor="text1"/>
          <w:lang w:val="en-GB"/>
        </w:rPr>
        <w:t>Givskov</w:t>
      </w:r>
      <w:proofErr w:type="spellEnd"/>
      <w:r w:rsidRPr="00DC0194">
        <w:rPr>
          <w:rFonts w:asciiTheme="minorHAnsi" w:hAnsiTheme="minorHAnsi" w:cstheme="minorHAnsi"/>
          <w:color w:val="000000" w:themeColor="text1"/>
          <w:lang w:val="en-GB"/>
        </w:rPr>
        <w:t xml:space="preserve"> (MG) </w:t>
      </w:r>
      <w:r w:rsidR="00B64368">
        <w:rPr>
          <w:rFonts w:asciiTheme="minorHAnsi" w:hAnsiTheme="minorHAnsi" w:cstheme="minorHAnsi"/>
          <w:color w:val="000000" w:themeColor="text1"/>
          <w:lang w:val="en-GB"/>
        </w:rPr>
        <w:t xml:space="preserve">defined the </w:t>
      </w:r>
      <w:r w:rsidRPr="00DC0194">
        <w:rPr>
          <w:rFonts w:asciiTheme="minorHAnsi" w:hAnsiTheme="minorHAnsi" w:cstheme="minorHAnsi"/>
          <w:color w:val="000000" w:themeColor="text1"/>
          <w:lang w:val="en-GB"/>
        </w:rPr>
        <w:t>bioinformatic and biostatistical analyses</w:t>
      </w:r>
      <w:r w:rsidR="00B64368">
        <w:rPr>
          <w:rFonts w:asciiTheme="minorHAnsi" w:hAnsiTheme="minorHAnsi" w:cstheme="minorHAnsi"/>
          <w:color w:val="000000" w:themeColor="text1"/>
          <w:lang w:val="en-GB"/>
        </w:rPr>
        <w:t xml:space="preserve">, </w:t>
      </w:r>
      <w:r w:rsidR="00104EF7">
        <w:rPr>
          <w:rFonts w:asciiTheme="minorHAnsi" w:hAnsiTheme="minorHAnsi" w:cstheme="minorHAnsi"/>
          <w:color w:val="000000" w:themeColor="text1"/>
          <w:lang w:val="en-GB"/>
        </w:rPr>
        <w:t xml:space="preserve">which </w:t>
      </w:r>
      <w:del w:id="32" w:author="Florentin Constancias" w:date="2021-07-01T21:50:00Z">
        <w:r w:rsidR="00104EF7" w:rsidDel="0027502D">
          <w:rPr>
            <w:rFonts w:asciiTheme="minorHAnsi" w:hAnsiTheme="minorHAnsi" w:cstheme="minorHAnsi"/>
            <w:color w:val="000000" w:themeColor="text1"/>
            <w:lang w:val="en-GB"/>
          </w:rPr>
          <w:delText xml:space="preserve">was </w:delText>
        </w:r>
      </w:del>
      <w:ins w:id="33" w:author="Florentin Constancias" w:date="2021-07-01T21:50:00Z">
        <w:r w:rsidR="0027502D">
          <w:rPr>
            <w:rFonts w:asciiTheme="minorHAnsi" w:hAnsiTheme="minorHAnsi" w:cstheme="minorHAnsi"/>
            <w:color w:val="000000" w:themeColor="text1"/>
            <w:lang w:val="en-GB"/>
          </w:rPr>
          <w:t>were</w:t>
        </w:r>
        <w:r w:rsidR="0027502D">
          <w:rPr>
            <w:rFonts w:asciiTheme="minorHAnsi" w:hAnsiTheme="minorHAnsi" w:cstheme="minorHAnsi"/>
            <w:color w:val="000000" w:themeColor="text1"/>
            <w:lang w:val="en-GB"/>
          </w:rPr>
          <w:t xml:space="preserve"> </w:t>
        </w:r>
      </w:ins>
      <w:r w:rsidR="00104EF7">
        <w:rPr>
          <w:rFonts w:asciiTheme="minorHAnsi" w:hAnsiTheme="minorHAnsi" w:cstheme="minorHAnsi"/>
          <w:color w:val="000000" w:themeColor="text1"/>
          <w:lang w:val="en-GB"/>
        </w:rPr>
        <w:t>performed by FC</w:t>
      </w:r>
      <w:r w:rsidRPr="00B64368">
        <w:rPr>
          <w:rFonts w:asciiTheme="minorHAnsi" w:hAnsiTheme="minorHAnsi" w:cstheme="minorHAnsi"/>
          <w:color w:val="000000" w:themeColor="text1"/>
          <w:lang w:val="en-GB"/>
        </w:rPr>
        <w:t>. DB</w:t>
      </w:r>
      <w:r w:rsidR="00B64368">
        <w:rPr>
          <w:rFonts w:asciiTheme="minorHAnsi" w:hAnsiTheme="minorHAnsi" w:cstheme="minorHAnsi"/>
          <w:color w:val="000000" w:themeColor="text1"/>
          <w:lang w:val="en-GB"/>
        </w:rPr>
        <w:t xml:space="preserve">, </w:t>
      </w:r>
      <w:proofErr w:type="gramStart"/>
      <w:r w:rsidR="00B64368">
        <w:rPr>
          <w:rFonts w:asciiTheme="minorHAnsi" w:hAnsiTheme="minorHAnsi" w:cstheme="minorHAnsi"/>
          <w:color w:val="000000" w:themeColor="text1"/>
          <w:lang w:val="en-GB"/>
        </w:rPr>
        <w:t>FG</w:t>
      </w:r>
      <w:proofErr w:type="gramEnd"/>
      <w:r w:rsidR="00B64368">
        <w:rPr>
          <w:rFonts w:asciiTheme="minorHAnsi" w:hAnsiTheme="minorHAnsi" w:cstheme="minorHAnsi"/>
          <w:color w:val="000000" w:themeColor="text1"/>
          <w:lang w:val="en-GB"/>
        </w:rPr>
        <w:t xml:space="preserve"> and MG</w:t>
      </w:r>
      <w:r w:rsidRPr="00B64368">
        <w:rPr>
          <w:rFonts w:asciiTheme="minorHAnsi" w:hAnsiTheme="minorHAnsi" w:cstheme="minorHAnsi"/>
          <w:color w:val="000000" w:themeColor="text1"/>
          <w:lang w:val="en-GB"/>
        </w:rPr>
        <w:t xml:space="preserve"> wrote the first draft of the paper, which was critically revised by </w:t>
      </w:r>
      <w:r w:rsidR="00B64368" w:rsidRPr="00B64368">
        <w:rPr>
          <w:lang w:val="en-US"/>
        </w:rPr>
        <w:t xml:space="preserve">Merete </w:t>
      </w:r>
      <w:proofErr w:type="spellStart"/>
      <w:r w:rsidR="00B64368" w:rsidRPr="00B64368">
        <w:rPr>
          <w:lang w:val="en-US"/>
        </w:rPr>
        <w:t>Markvart</w:t>
      </w:r>
      <w:proofErr w:type="spellEnd"/>
      <w:r w:rsidR="00B64368" w:rsidRPr="00B64368">
        <w:rPr>
          <w:lang w:val="en-US"/>
        </w:rPr>
        <w:t>, Martin Sikora</w:t>
      </w:r>
      <w:r w:rsidR="00B64368">
        <w:rPr>
          <w:lang w:val="en-US"/>
        </w:rPr>
        <w:t xml:space="preserve"> and Christiane Elisabeth </w:t>
      </w:r>
      <w:proofErr w:type="spellStart"/>
      <w:r w:rsidR="00B64368">
        <w:rPr>
          <w:lang w:val="en-US"/>
        </w:rPr>
        <w:t>Sørensen</w:t>
      </w:r>
      <w:proofErr w:type="spellEnd"/>
      <w:r w:rsidR="00B64368">
        <w:rPr>
          <w:lang w:val="en-US"/>
        </w:rPr>
        <w:t xml:space="preserve">. </w:t>
      </w:r>
      <w:r w:rsidRPr="00DC0194">
        <w:rPr>
          <w:rFonts w:asciiTheme="minorHAnsi" w:hAnsiTheme="minorHAnsi" w:cstheme="minorHAnsi"/>
          <w:color w:val="000000" w:themeColor="text1"/>
          <w:lang w:val="en-GB"/>
        </w:rPr>
        <w:t>All authors approved the final version of the manuscript.</w:t>
      </w:r>
    </w:p>
    <w:p w14:paraId="27C0BE8A" w14:textId="77777777" w:rsidR="00DC0194" w:rsidRPr="00DC0194" w:rsidRDefault="00DC0194" w:rsidP="004B4E28">
      <w:pPr>
        <w:pStyle w:val="Standard"/>
        <w:spacing w:line="360" w:lineRule="auto"/>
        <w:jc w:val="both"/>
        <w:rPr>
          <w:rFonts w:asciiTheme="minorHAnsi" w:hAnsiTheme="minorHAnsi" w:cstheme="minorHAnsi"/>
          <w:i/>
          <w:color w:val="000000" w:themeColor="text1"/>
          <w:lang w:val="en-US"/>
        </w:rPr>
      </w:pPr>
      <w:r w:rsidRPr="00DC0194">
        <w:rPr>
          <w:rFonts w:asciiTheme="minorHAnsi" w:hAnsiTheme="minorHAnsi" w:cstheme="minorHAnsi"/>
          <w:i/>
          <w:color w:val="000000" w:themeColor="text1"/>
          <w:lang w:val="en-GB"/>
        </w:rPr>
        <w:t>Acknowledgements</w:t>
      </w:r>
    </w:p>
    <w:p w14:paraId="285A7120" w14:textId="4189E455" w:rsidR="00DC0194" w:rsidRPr="00DC0194" w:rsidRDefault="00DC0194" w:rsidP="004B4E28">
      <w:pPr>
        <w:pStyle w:val="Standard"/>
        <w:spacing w:line="360" w:lineRule="auto"/>
        <w:jc w:val="both"/>
        <w:rPr>
          <w:rFonts w:asciiTheme="minorHAnsi" w:hAnsiTheme="minorHAnsi" w:cstheme="minorHAnsi"/>
          <w:color w:val="000000" w:themeColor="text1"/>
          <w:lang w:val="en-GB"/>
        </w:rPr>
      </w:pPr>
      <w:r w:rsidRPr="00DC0194">
        <w:rPr>
          <w:rFonts w:asciiTheme="minorHAnsi" w:hAnsiTheme="minorHAnsi" w:cstheme="minorHAnsi"/>
          <w:color w:val="000000" w:themeColor="text1"/>
          <w:lang w:val="en-GB"/>
        </w:rPr>
        <w:t>We thank the participants who contributed to this work. We also thank SCELSE for funding this stud</w:t>
      </w:r>
      <w:r w:rsidR="00F147D9">
        <w:rPr>
          <w:rFonts w:asciiTheme="minorHAnsi" w:hAnsiTheme="minorHAnsi" w:cstheme="minorHAnsi"/>
          <w:color w:val="000000" w:themeColor="text1"/>
          <w:lang w:val="en-GB"/>
        </w:rPr>
        <w:t>y</w:t>
      </w:r>
      <w:r w:rsidR="00104EF7">
        <w:rPr>
          <w:rFonts w:asciiTheme="minorHAnsi" w:hAnsiTheme="minorHAnsi" w:cstheme="minorHAnsi"/>
          <w:color w:val="000000" w:themeColor="text1"/>
          <w:lang w:val="en-GB"/>
        </w:rPr>
        <w:t>.</w:t>
      </w:r>
    </w:p>
    <w:p w14:paraId="7598CDC4" w14:textId="77777777" w:rsidR="00DC0194" w:rsidRPr="00DC0194" w:rsidRDefault="00DC0194" w:rsidP="00653746">
      <w:pPr>
        <w:rPr>
          <w:rFonts w:cstheme="minorHAnsi"/>
          <w:b/>
          <w:lang w:val="en-GB"/>
        </w:rPr>
      </w:pPr>
    </w:p>
    <w:p w14:paraId="490801A0" w14:textId="77777777" w:rsidR="00B64368" w:rsidRPr="00D37FB4" w:rsidRDefault="00B64368" w:rsidP="00653746">
      <w:pPr>
        <w:rPr>
          <w:rFonts w:cstheme="minorHAnsi"/>
          <w:b/>
        </w:rPr>
      </w:pPr>
    </w:p>
    <w:p w14:paraId="3E8C36C7" w14:textId="77777777" w:rsidR="00B64368" w:rsidRPr="00D37FB4" w:rsidRDefault="00B64368" w:rsidP="00653746">
      <w:pPr>
        <w:rPr>
          <w:rFonts w:cstheme="minorHAnsi"/>
          <w:b/>
        </w:rPr>
      </w:pPr>
    </w:p>
    <w:p w14:paraId="7B187E4A" w14:textId="77777777" w:rsidR="00B64368" w:rsidRPr="00D37FB4" w:rsidRDefault="00B64368" w:rsidP="00653746">
      <w:pPr>
        <w:rPr>
          <w:rFonts w:cstheme="minorHAnsi"/>
          <w:b/>
        </w:rPr>
      </w:pPr>
    </w:p>
    <w:p w14:paraId="2A9298A1" w14:textId="77777777" w:rsidR="00B64368" w:rsidRPr="00D37FB4" w:rsidRDefault="00B64368" w:rsidP="00653746">
      <w:pPr>
        <w:rPr>
          <w:rFonts w:cstheme="minorHAnsi"/>
          <w:b/>
        </w:rPr>
      </w:pPr>
    </w:p>
    <w:p w14:paraId="54CBD5E9" w14:textId="77777777" w:rsidR="00F207FF" w:rsidRDefault="00F207FF" w:rsidP="00653746">
      <w:pPr>
        <w:rPr>
          <w:rFonts w:cstheme="minorHAnsi"/>
          <w:b/>
        </w:rPr>
      </w:pPr>
    </w:p>
    <w:p w14:paraId="6BE83B19" w14:textId="15A778A4" w:rsidR="00DC0194" w:rsidRPr="00BB3963" w:rsidRDefault="00DC0194" w:rsidP="00653746">
      <w:pPr>
        <w:rPr>
          <w:rFonts w:cstheme="minorHAnsi"/>
          <w:b/>
        </w:rPr>
      </w:pPr>
      <w:r w:rsidRPr="00BB3963">
        <w:rPr>
          <w:rFonts w:cstheme="minorHAnsi"/>
          <w:b/>
        </w:rPr>
        <w:t>Figure legends</w:t>
      </w:r>
    </w:p>
    <w:p w14:paraId="51F2CDB7" w14:textId="77777777" w:rsidR="00067DDB" w:rsidRDefault="004B4E28" w:rsidP="004B4E28">
      <w:pPr>
        <w:spacing w:line="360" w:lineRule="auto"/>
        <w:jc w:val="both"/>
      </w:pPr>
      <w:commentRangeStart w:id="34"/>
      <w:r w:rsidRPr="002052A0">
        <w:rPr>
          <w:rFonts w:cstheme="minorHAnsi"/>
          <w:b/>
        </w:rPr>
        <w:t xml:space="preserve">Figure 1: </w:t>
      </w:r>
      <w:r w:rsidRPr="002052A0">
        <w:rPr>
          <w:b/>
        </w:rPr>
        <w:t xml:space="preserve">Site-specific distribution of </w:t>
      </w:r>
      <w:commentRangeEnd w:id="34"/>
      <w:r w:rsidR="001114F9">
        <w:rPr>
          <w:rStyle w:val="CommentReference"/>
        </w:rPr>
        <w:commentReference w:id="34"/>
      </w:r>
      <w:r w:rsidRPr="002052A0">
        <w:rPr>
          <w:b/>
        </w:rPr>
        <w:t xml:space="preserve">predominant </w:t>
      </w:r>
      <w:r w:rsidRPr="002052A0">
        <w:rPr>
          <w:b/>
          <w:i/>
        </w:rPr>
        <w:t>Streptococcus</w:t>
      </w:r>
      <w:r w:rsidRPr="002052A0">
        <w:rPr>
          <w:b/>
        </w:rPr>
        <w:t xml:space="preserve"> species</w:t>
      </w:r>
      <w:r>
        <w:rPr>
          <w:b/>
        </w:rPr>
        <w:t xml:space="preserve">. </w:t>
      </w:r>
      <w:r>
        <w:t xml:space="preserve">Relative abundance of the predominant </w:t>
      </w:r>
      <w:r>
        <w:rPr>
          <w:i/>
        </w:rPr>
        <w:t xml:space="preserve">Streptococcus </w:t>
      </w:r>
      <w:r>
        <w:t xml:space="preserve">species in 29 samples </w:t>
      </w:r>
      <w:commentRangeStart w:id="35"/>
      <w:commentRangeStart w:id="36"/>
      <w:r>
        <w:t>(saliva n=11, subgingival plaque n=10, tongue biofilm n=8) in healthy cond</w:t>
      </w:r>
      <w:r w:rsidR="00067DDB">
        <w:t xml:space="preserve">itions. </w:t>
      </w:r>
      <w:commentRangeEnd w:id="35"/>
      <w:r w:rsidR="001114F9">
        <w:rPr>
          <w:rStyle w:val="CommentReference"/>
        </w:rPr>
        <w:commentReference w:id="35"/>
      </w:r>
      <w:commentRangeEnd w:id="36"/>
      <w:r w:rsidR="00CF1309">
        <w:rPr>
          <w:rStyle w:val="CommentReference"/>
        </w:rPr>
        <w:commentReference w:id="36"/>
      </w:r>
      <w:r w:rsidR="00067DDB">
        <w:t>Color code denotes the percentage</w:t>
      </w:r>
      <w:r>
        <w:t xml:space="preserve"> read abundance, where light colors </w:t>
      </w:r>
      <w:proofErr w:type="gramStart"/>
      <w:r>
        <w:t>indicates</w:t>
      </w:r>
      <w:proofErr w:type="gramEnd"/>
      <w:r>
        <w:t xml:space="preserve"> increasing abundance and dark colors </w:t>
      </w:r>
      <w:r w:rsidR="00067DDB">
        <w:t>decreasing</w:t>
      </w:r>
      <w:r>
        <w:t xml:space="preserve"> </w:t>
      </w:r>
      <w:commentRangeStart w:id="37"/>
      <w:commentRangeStart w:id="38"/>
      <w:r>
        <w:t>abundance</w:t>
      </w:r>
      <w:commentRangeEnd w:id="37"/>
      <w:r w:rsidR="00B737CA">
        <w:rPr>
          <w:rStyle w:val="CommentReference"/>
        </w:rPr>
        <w:commentReference w:id="37"/>
      </w:r>
      <w:commentRangeEnd w:id="38"/>
      <w:r w:rsidR="008C596E">
        <w:rPr>
          <w:rStyle w:val="CommentReference"/>
        </w:rPr>
        <w:commentReference w:id="38"/>
      </w:r>
      <w:r>
        <w:t>.</w:t>
      </w:r>
    </w:p>
    <w:p w14:paraId="2DD39053" w14:textId="508B1448" w:rsidR="004B4E28" w:rsidRDefault="004B4E28" w:rsidP="004B4E28">
      <w:pPr>
        <w:spacing w:line="360" w:lineRule="auto"/>
        <w:jc w:val="both"/>
      </w:pPr>
      <w:r>
        <w:rPr>
          <w:b/>
        </w:rPr>
        <w:t xml:space="preserve">Figure 2: Overall </w:t>
      </w:r>
      <w:r w:rsidR="00067DDB">
        <w:rPr>
          <w:b/>
        </w:rPr>
        <w:t>transcriptional</w:t>
      </w:r>
      <w:r>
        <w:rPr>
          <w:b/>
        </w:rPr>
        <w:t xml:space="preserve"> activity of predominant</w:t>
      </w:r>
      <w:r w:rsidRPr="002052A0">
        <w:rPr>
          <w:b/>
          <w:i/>
        </w:rPr>
        <w:t xml:space="preserve"> Streptococcus</w:t>
      </w:r>
      <w:r w:rsidRPr="002052A0">
        <w:rPr>
          <w:b/>
        </w:rPr>
        <w:t xml:space="preserve"> species</w:t>
      </w:r>
      <w:r>
        <w:rPr>
          <w:b/>
        </w:rPr>
        <w:t xml:space="preserve"> in oral health. </w:t>
      </w:r>
      <w:r w:rsidR="00067DDB">
        <w:t>Transcriptiona</w:t>
      </w:r>
      <w:r>
        <w:t xml:space="preserve">l activity of predominant </w:t>
      </w:r>
      <w:r w:rsidRPr="00D962F9">
        <w:rPr>
          <w:i/>
        </w:rPr>
        <w:t>Streptococcus</w:t>
      </w:r>
      <w:r w:rsidRPr="00D962F9">
        <w:t xml:space="preserve"> species</w:t>
      </w:r>
      <w:r>
        <w:t>, as evaluated by log2(RNA/DNA</w:t>
      </w:r>
      <w:ins w:id="39" w:author="Florentin Constancias" w:date="2021-07-01T21:36:00Z">
        <w:r w:rsidR="00354444">
          <w:t xml:space="preserve">) </w:t>
        </w:r>
      </w:ins>
      <w:del w:id="40" w:author="Florentin Constancias" w:date="2021-07-01T21:36:00Z">
        <w:r w:rsidDel="006A1931">
          <w:delText xml:space="preserve">), </w:delText>
        </w:r>
        <w:commentRangeStart w:id="41"/>
        <w:commentRangeStart w:id="42"/>
        <w:r w:rsidDel="006A1931">
          <w:delText>expressed as mean and 95% CI</w:delText>
        </w:r>
        <w:commentRangeEnd w:id="41"/>
        <w:r w:rsidR="001114F9" w:rsidDel="006A1931">
          <w:rPr>
            <w:rStyle w:val="CommentReference"/>
          </w:rPr>
          <w:commentReference w:id="41"/>
        </w:r>
        <w:commentRangeEnd w:id="42"/>
        <w:r w:rsidR="00745F53" w:rsidDel="006A1931">
          <w:rPr>
            <w:rStyle w:val="CommentReference"/>
          </w:rPr>
          <w:commentReference w:id="42"/>
        </w:r>
        <w:r w:rsidDel="006A1931">
          <w:delText xml:space="preserve">, </w:delText>
        </w:r>
      </w:del>
      <w:commentRangeStart w:id="43"/>
      <w:commentRangeStart w:id="44"/>
      <w:r>
        <w:t xml:space="preserve">with each dot </w:t>
      </w:r>
      <w:commentRangeEnd w:id="43"/>
      <w:r w:rsidR="001114F9">
        <w:rPr>
          <w:rStyle w:val="CommentReference"/>
        </w:rPr>
        <w:commentReference w:id="43"/>
      </w:r>
      <w:commentRangeEnd w:id="44"/>
      <w:r w:rsidR="006A1931">
        <w:rPr>
          <w:rStyle w:val="CommentReference"/>
        </w:rPr>
        <w:commentReference w:id="44"/>
      </w:r>
      <w:r>
        <w:t xml:space="preserve">representing a </w:t>
      </w:r>
      <w:commentRangeStart w:id="45"/>
      <w:r>
        <w:t>specific pathway</w:t>
      </w:r>
      <w:commentRangeEnd w:id="45"/>
      <w:r w:rsidR="00354444">
        <w:rPr>
          <w:rStyle w:val="CommentReference"/>
        </w:rPr>
        <w:commentReference w:id="45"/>
      </w:r>
      <w:r>
        <w:t xml:space="preserve">. </w:t>
      </w:r>
      <w:proofErr w:type="gramStart"/>
      <w:r w:rsidRPr="001E2483">
        <w:rPr>
          <w:lang w:val="fr-CH"/>
        </w:rPr>
        <w:t>A:</w:t>
      </w:r>
      <w:proofErr w:type="gramEnd"/>
      <w:r w:rsidRPr="001E2483">
        <w:rPr>
          <w:lang w:val="fr-CH"/>
        </w:rPr>
        <w:t xml:space="preserve"> Saliva versus </w:t>
      </w:r>
      <w:proofErr w:type="spellStart"/>
      <w:r w:rsidRPr="001E2483">
        <w:rPr>
          <w:lang w:val="fr-CH"/>
        </w:rPr>
        <w:t>to</w:t>
      </w:r>
      <w:r w:rsidR="00067DDB" w:rsidRPr="001E2483">
        <w:rPr>
          <w:lang w:val="fr-CH"/>
        </w:rPr>
        <w:t>ngue</w:t>
      </w:r>
      <w:proofErr w:type="spellEnd"/>
      <w:r w:rsidR="00067DDB" w:rsidRPr="001E2483">
        <w:rPr>
          <w:lang w:val="fr-CH"/>
        </w:rPr>
        <w:t xml:space="preserve"> biofilm. </w:t>
      </w:r>
      <w:proofErr w:type="gramStart"/>
      <w:r w:rsidR="00067DDB" w:rsidRPr="001E2483">
        <w:rPr>
          <w:lang w:val="fr-CH"/>
        </w:rPr>
        <w:t>B:</w:t>
      </w:r>
      <w:proofErr w:type="gramEnd"/>
      <w:r w:rsidR="00067DDB" w:rsidRPr="001E2483">
        <w:rPr>
          <w:lang w:val="fr-CH"/>
        </w:rPr>
        <w:t xml:space="preserve"> Saliva versus </w:t>
      </w:r>
      <w:proofErr w:type="spellStart"/>
      <w:r w:rsidR="00067DDB" w:rsidRPr="001E2483">
        <w:rPr>
          <w:lang w:val="fr-CH"/>
        </w:rPr>
        <w:t>s</w:t>
      </w:r>
      <w:r w:rsidRPr="001E2483">
        <w:rPr>
          <w:lang w:val="fr-CH"/>
        </w:rPr>
        <w:t>ubgingival</w:t>
      </w:r>
      <w:proofErr w:type="spellEnd"/>
      <w:r w:rsidRPr="001E2483">
        <w:rPr>
          <w:lang w:val="fr-CH"/>
        </w:rPr>
        <w:t xml:space="preserve"> plaque. </w:t>
      </w:r>
      <w:r>
        <w:t>Color coding: red: saliva, blue: tongue biofilm, green: subgingival plaque.</w:t>
      </w:r>
    </w:p>
    <w:p w14:paraId="285493A0" w14:textId="43801ED5" w:rsidR="004B4E28" w:rsidRDefault="004B4E28" w:rsidP="004B4E28">
      <w:pPr>
        <w:spacing w:line="360" w:lineRule="auto"/>
        <w:jc w:val="both"/>
      </w:pPr>
      <w:r>
        <w:rPr>
          <w:b/>
        </w:rPr>
        <w:lastRenderedPageBreak/>
        <w:t xml:space="preserve">Figure 3: Pathway expression of predominant </w:t>
      </w:r>
      <w:r w:rsidRPr="002052A0">
        <w:rPr>
          <w:b/>
          <w:i/>
        </w:rPr>
        <w:t>Streptococcus</w:t>
      </w:r>
      <w:r w:rsidRPr="002052A0">
        <w:rPr>
          <w:b/>
        </w:rPr>
        <w:t xml:space="preserve"> species</w:t>
      </w:r>
      <w:r>
        <w:rPr>
          <w:b/>
        </w:rPr>
        <w:t xml:space="preserve"> in saliva versus tongue biofilm. </w:t>
      </w:r>
      <w:r>
        <w:t>Pathways identified with significantly different log2(RNA/DNA) in saliva versus tongue biofilm in oral health</w:t>
      </w:r>
      <w:ins w:id="46" w:author="Florentin Constancias" w:date="2021-07-01T21:37:00Z">
        <w:r w:rsidR="00251536">
          <w:t xml:space="preserve"> </w:t>
        </w:r>
      </w:ins>
      <w:del w:id="47" w:author="Florentin Constancias" w:date="2021-07-01T21:37:00Z">
        <w:r w:rsidDel="00251536">
          <w:delText xml:space="preserve">, </w:delText>
        </w:r>
        <w:commentRangeStart w:id="48"/>
        <w:r w:rsidDel="00251536">
          <w:delText>expressed as mean and 95% CI</w:delText>
        </w:r>
        <w:commentRangeEnd w:id="48"/>
        <w:r w:rsidR="001114F9" w:rsidDel="00251536">
          <w:rPr>
            <w:rStyle w:val="CommentReference"/>
          </w:rPr>
          <w:commentReference w:id="48"/>
        </w:r>
        <w:r w:rsidDel="00251536">
          <w:delText xml:space="preserve">, </w:delText>
        </w:r>
      </w:del>
      <w:r>
        <w:t xml:space="preserve">with each dot representing a specific sample. </w:t>
      </w:r>
      <w:commentRangeStart w:id="49"/>
      <w:commentRangeStart w:id="50"/>
      <w:r>
        <w:t xml:space="preserve">A: </w:t>
      </w:r>
      <w:r>
        <w:rPr>
          <w:i/>
        </w:rPr>
        <w:t xml:space="preserve">Streptococcus </w:t>
      </w:r>
      <w:proofErr w:type="spellStart"/>
      <w:r>
        <w:rPr>
          <w:i/>
        </w:rPr>
        <w:t>parasanguinis</w:t>
      </w:r>
      <w:proofErr w:type="spellEnd"/>
      <w:r>
        <w:t xml:space="preserve">, B: </w:t>
      </w:r>
      <w:r>
        <w:rPr>
          <w:i/>
        </w:rPr>
        <w:t xml:space="preserve">Streptococcus </w:t>
      </w:r>
      <w:proofErr w:type="spellStart"/>
      <w:r>
        <w:rPr>
          <w:i/>
        </w:rPr>
        <w:t>infantis</w:t>
      </w:r>
      <w:proofErr w:type="spellEnd"/>
      <w:r>
        <w:t xml:space="preserve">, C: </w:t>
      </w:r>
      <w:r>
        <w:rPr>
          <w:i/>
        </w:rPr>
        <w:t xml:space="preserve">Streptococcus </w:t>
      </w:r>
      <w:proofErr w:type="spellStart"/>
      <w:r>
        <w:rPr>
          <w:i/>
        </w:rPr>
        <w:t>salivarius</w:t>
      </w:r>
      <w:proofErr w:type="spellEnd"/>
      <w:r>
        <w:t xml:space="preserve">. </w:t>
      </w:r>
      <w:commentRangeEnd w:id="49"/>
      <w:r w:rsidR="001114F9">
        <w:rPr>
          <w:rStyle w:val="CommentReference"/>
        </w:rPr>
        <w:commentReference w:id="49"/>
      </w:r>
      <w:commentRangeEnd w:id="50"/>
      <w:r w:rsidR="00251536">
        <w:rPr>
          <w:rStyle w:val="CommentReference"/>
        </w:rPr>
        <w:commentReference w:id="50"/>
      </w:r>
      <w:ins w:id="51" w:author="Florentin Constancias" w:date="2021-07-01T21:58:00Z">
        <w:r w:rsidR="00755BEF">
          <w:t xml:space="preserve">Boxplots display </w:t>
        </w:r>
        <w:r w:rsidR="00755BEF" w:rsidRPr="00755BEF">
          <w:t>first and third quartiles</w:t>
        </w:r>
      </w:ins>
      <w:ins w:id="52" w:author="Florentin Constancias" w:date="2021-07-01T21:59:00Z">
        <w:r w:rsidR="00755BEF">
          <w:t>,</w:t>
        </w:r>
      </w:ins>
      <w:ins w:id="53" w:author="Florentin Constancias" w:date="2021-07-01T21:58:00Z">
        <w:r w:rsidR="00755BEF" w:rsidRPr="00755BEF">
          <w:t xml:space="preserve"> </w:t>
        </w:r>
        <w:r w:rsidR="00755BEF">
          <w:t>median</w:t>
        </w:r>
      </w:ins>
      <w:ins w:id="54" w:author="Florentin Constancias" w:date="2021-07-01T22:01:00Z">
        <w:r w:rsidR="00755BEF">
          <w:t>. W</w:t>
        </w:r>
        <w:r w:rsidR="00755BEF" w:rsidRPr="00755BEF">
          <w:t>hiskers</w:t>
        </w:r>
        <w:r w:rsidR="00755BEF">
          <w:t xml:space="preserve"> display</w:t>
        </w:r>
      </w:ins>
      <w:ins w:id="55" w:author="Florentin Constancias" w:date="2021-07-01T22:03:00Z">
        <w:r w:rsidR="00755BEF">
          <w:t xml:space="preserve"> </w:t>
        </w:r>
        <w:r w:rsidR="00755BEF" w:rsidRPr="00755BEF">
          <w:t>1.5 * IQR</w:t>
        </w:r>
        <w:r w:rsidR="00755BEF">
          <w:t xml:space="preserve">. </w:t>
        </w:r>
      </w:ins>
      <w:proofErr w:type="gramStart"/>
      <w:r>
        <w:t>Color</w:t>
      </w:r>
      <w:proofErr w:type="gramEnd"/>
      <w:r>
        <w:t xml:space="preserve"> coding: red: saliva, blue: tongue biofilm.</w:t>
      </w:r>
    </w:p>
    <w:p w14:paraId="4FB021F0" w14:textId="215CF157" w:rsidR="004B4E28" w:rsidRDefault="004B4E28" w:rsidP="004B4E28">
      <w:pPr>
        <w:spacing w:line="360" w:lineRule="auto"/>
        <w:jc w:val="both"/>
      </w:pPr>
      <w:r>
        <w:rPr>
          <w:b/>
        </w:rPr>
        <w:t xml:space="preserve">Figure 4: Pathway expression of predominant </w:t>
      </w:r>
      <w:r w:rsidRPr="002052A0">
        <w:rPr>
          <w:b/>
          <w:i/>
        </w:rPr>
        <w:t>Streptococcus</w:t>
      </w:r>
      <w:r w:rsidRPr="002052A0">
        <w:rPr>
          <w:b/>
        </w:rPr>
        <w:t xml:space="preserve"> species</w:t>
      </w:r>
      <w:r>
        <w:rPr>
          <w:b/>
        </w:rPr>
        <w:t xml:space="preserve"> in saliva versus subgingival plaque. </w:t>
      </w:r>
      <w:r>
        <w:t>Pathways identified with significantly different log2(RNA/DNA) in saliva versus subgingival plaque in oral health</w:t>
      </w:r>
      <w:ins w:id="56" w:author="Florentin Constancias" w:date="2021-07-01T21:38:00Z">
        <w:r w:rsidR="00A5386E">
          <w:t xml:space="preserve"> </w:t>
        </w:r>
      </w:ins>
      <w:del w:id="57" w:author="Florentin Constancias" w:date="2021-07-01T21:38:00Z">
        <w:r w:rsidDel="00A5386E">
          <w:delText xml:space="preserve">, </w:delText>
        </w:r>
        <w:commentRangeStart w:id="58"/>
        <w:commentRangeStart w:id="59"/>
        <w:r w:rsidDel="00A5386E">
          <w:delText xml:space="preserve">expressed as mean and 95% CI, </w:delText>
        </w:r>
      </w:del>
      <w:r>
        <w:t xml:space="preserve">with each dot representing a specific sample. A: </w:t>
      </w:r>
      <w:r>
        <w:rPr>
          <w:i/>
        </w:rPr>
        <w:t xml:space="preserve">Streptococcus </w:t>
      </w:r>
      <w:proofErr w:type="spellStart"/>
      <w:r>
        <w:rPr>
          <w:i/>
        </w:rPr>
        <w:t>oralis</w:t>
      </w:r>
      <w:proofErr w:type="spellEnd"/>
      <w:r>
        <w:t xml:space="preserve">, B: </w:t>
      </w:r>
      <w:r>
        <w:rPr>
          <w:i/>
        </w:rPr>
        <w:t>Streptococcus sanguinis</w:t>
      </w:r>
      <w:r>
        <w:t xml:space="preserve">. </w:t>
      </w:r>
      <w:ins w:id="60" w:author="Florentin Constancias" w:date="2021-07-01T22:04:00Z">
        <w:r w:rsidR="00A949AA">
          <w:t xml:space="preserve">Boxplots display </w:t>
        </w:r>
        <w:r w:rsidR="00A949AA" w:rsidRPr="00755BEF">
          <w:t>first and third quartiles</w:t>
        </w:r>
        <w:r w:rsidR="00A949AA">
          <w:t>,</w:t>
        </w:r>
        <w:r w:rsidR="00A949AA" w:rsidRPr="00755BEF">
          <w:t xml:space="preserve"> </w:t>
        </w:r>
        <w:r w:rsidR="00A949AA">
          <w:t>median. W</w:t>
        </w:r>
        <w:r w:rsidR="00A949AA" w:rsidRPr="00755BEF">
          <w:t>hiskers</w:t>
        </w:r>
        <w:r w:rsidR="00A949AA">
          <w:t xml:space="preserve"> display </w:t>
        </w:r>
        <w:r w:rsidR="00A949AA" w:rsidRPr="00755BEF">
          <w:t>1.5 * IQR</w:t>
        </w:r>
        <w:r w:rsidR="00A949AA">
          <w:t xml:space="preserve">. </w:t>
        </w:r>
      </w:ins>
      <w:r>
        <w:t>Color coding: red: saliva, green: subgingival plaque.</w:t>
      </w:r>
      <w:commentRangeEnd w:id="58"/>
      <w:r w:rsidR="001114F9">
        <w:rPr>
          <w:rStyle w:val="CommentReference"/>
        </w:rPr>
        <w:commentReference w:id="58"/>
      </w:r>
      <w:commentRangeEnd w:id="59"/>
      <w:r w:rsidR="00975A72">
        <w:rPr>
          <w:rStyle w:val="CommentReference"/>
        </w:rPr>
        <w:commentReference w:id="59"/>
      </w:r>
    </w:p>
    <w:p w14:paraId="3312D299" w14:textId="5AA797F6" w:rsidR="004B4E28" w:rsidRDefault="00067DDB" w:rsidP="004B4E28">
      <w:pPr>
        <w:spacing w:line="360" w:lineRule="auto"/>
        <w:jc w:val="both"/>
      </w:pPr>
      <w:commentRangeStart w:id="61"/>
      <w:commentRangeStart w:id="62"/>
      <w:r>
        <w:rPr>
          <w:b/>
        </w:rPr>
        <w:t xml:space="preserve">Figure 5: Overall transcriptional activity </w:t>
      </w:r>
      <w:commentRangeEnd w:id="61"/>
      <w:r w:rsidR="001114F9">
        <w:rPr>
          <w:rStyle w:val="CommentReference"/>
        </w:rPr>
        <w:commentReference w:id="61"/>
      </w:r>
      <w:commentRangeEnd w:id="62"/>
      <w:r w:rsidR="00BB3192">
        <w:rPr>
          <w:rStyle w:val="CommentReference"/>
        </w:rPr>
        <w:commentReference w:id="62"/>
      </w:r>
      <w:r>
        <w:rPr>
          <w:b/>
        </w:rPr>
        <w:t xml:space="preserve">of </w:t>
      </w:r>
      <w:r w:rsidR="004B4E28" w:rsidRPr="002052A0">
        <w:rPr>
          <w:b/>
          <w:i/>
        </w:rPr>
        <w:t>Streptococcus</w:t>
      </w:r>
      <w:r w:rsidR="004B4E28" w:rsidRPr="002052A0">
        <w:rPr>
          <w:b/>
        </w:rPr>
        <w:t xml:space="preserve"> species</w:t>
      </w:r>
      <w:r w:rsidR="004B4E28">
        <w:rPr>
          <w:b/>
        </w:rPr>
        <w:t xml:space="preserve"> in oral health</w:t>
      </w:r>
      <w:r>
        <w:rPr>
          <w:b/>
        </w:rPr>
        <w:t xml:space="preserve"> versus periodontitis</w:t>
      </w:r>
      <w:r w:rsidR="004B4E28">
        <w:rPr>
          <w:b/>
        </w:rPr>
        <w:t xml:space="preserve">. </w:t>
      </w:r>
      <w:r>
        <w:t>Transcriptional</w:t>
      </w:r>
      <w:r w:rsidR="004B4E28">
        <w:t xml:space="preserve"> activity of predominant </w:t>
      </w:r>
      <w:r w:rsidR="004B4E28" w:rsidRPr="00D962F9">
        <w:rPr>
          <w:i/>
        </w:rPr>
        <w:t>Streptococcus</w:t>
      </w:r>
      <w:r w:rsidR="004B4E28" w:rsidRPr="00D962F9">
        <w:t xml:space="preserve"> species</w:t>
      </w:r>
      <w:r w:rsidR="004B4E28">
        <w:t xml:space="preserve"> in periodontitis versus oral health, as evaluated by log2(RNA/DNA), </w:t>
      </w:r>
      <w:commentRangeStart w:id="63"/>
      <w:del w:id="64" w:author="Florentin Constancias" w:date="2021-07-01T21:38:00Z">
        <w:r w:rsidR="004B4E28" w:rsidDel="003107FD">
          <w:delText>expressed as mean and 95% CI</w:delText>
        </w:r>
        <w:commentRangeEnd w:id="63"/>
        <w:r w:rsidR="001114F9" w:rsidDel="003107FD">
          <w:rPr>
            <w:rStyle w:val="CommentReference"/>
          </w:rPr>
          <w:commentReference w:id="63"/>
        </w:r>
        <w:r w:rsidR="004B4E28" w:rsidDel="003107FD">
          <w:delText xml:space="preserve">, </w:delText>
        </w:r>
      </w:del>
      <w:r w:rsidR="004B4E28">
        <w:t>with each dot representing a specific pathway. Color coding: yellow: healthy control, grey: periodontitis.</w:t>
      </w:r>
    </w:p>
    <w:p w14:paraId="74260C53" w14:textId="05A36429" w:rsidR="004B4E28" w:rsidRDefault="004B4E28" w:rsidP="004B4E28">
      <w:pPr>
        <w:spacing w:line="360" w:lineRule="auto"/>
        <w:jc w:val="both"/>
      </w:pPr>
      <w:r>
        <w:rPr>
          <w:b/>
        </w:rPr>
        <w:t>Figure 6: Pa</w:t>
      </w:r>
      <w:r w:rsidR="00067DDB">
        <w:rPr>
          <w:b/>
        </w:rPr>
        <w:t xml:space="preserve">thway expression of </w:t>
      </w:r>
      <w:r w:rsidRPr="002052A0">
        <w:rPr>
          <w:b/>
          <w:i/>
        </w:rPr>
        <w:t>Streptococcus</w:t>
      </w:r>
      <w:r w:rsidRPr="002052A0">
        <w:rPr>
          <w:b/>
        </w:rPr>
        <w:t xml:space="preserve"> species</w:t>
      </w:r>
      <w:r>
        <w:rPr>
          <w:b/>
        </w:rPr>
        <w:t xml:space="preserve"> in saliva in periodontitis versus oral health. </w:t>
      </w:r>
      <w:r>
        <w:t>Pathways identified with significantly different log2(RNA/DNA) in saliva from patients with periodontitis versus oral health</w:t>
      </w:r>
      <w:ins w:id="65" w:author="Florentin Constancias" w:date="2021-07-01T21:38:00Z">
        <w:r w:rsidR="00EA2F97">
          <w:t xml:space="preserve">, </w:t>
        </w:r>
      </w:ins>
      <w:del w:id="66" w:author="Florentin Constancias" w:date="2021-07-01T21:38:00Z">
        <w:r w:rsidDel="00EA2F97">
          <w:delText xml:space="preserve">, </w:delText>
        </w:r>
        <w:commentRangeStart w:id="67"/>
        <w:r w:rsidDel="00EA2F97">
          <w:delText>expressed as mean and 95% CI</w:delText>
        </w:r>
        <w:commentRangeEnd w:id="67"/>
        <w:r w:rsidR="001114F9" w:rsidDel="00EA2F97">
          <w:rPr>
            <w:rStyle w:val="CommentReference"/>
          </w:rPr>
          <w:commentReference w:id="67"/>
        </w:r>
        <w:r w:rsidDel="00EA2F97">
          <w:delText xml:space="preserve">, </w:delText>
        </w:r>
      </w:del>
      <w:r>
        <w:t xml:space="preserve">with each dot representing a specific sample. A: </w:t>
      </w:r>
      <w:r>
        <w:rPr>
          <w:i/>
        </w:rPr>
        <w:t xml:space="preserve">Streptococcus </w:t>
      </w:r>
      <w:proofErr w:type="spellStart"/>
      <w:r>
        <w:rPr>
          <w:i/>
        </w:rPr>
        <w:t>parasanguinis</w:t>
      </w:r>
      <w:proofErr w:type="spellEnd"/>
      <w:r>
        <w:t xml:space="preserve">, B: </w:t>
      </w:r>
      <w:r>
        <w:rPr>
          <w:i/>
        </w:rPr>
        <w:t xml:space="preserve">Streptococcus </w:t>
      </w:r>
      <w:proofErr w:type="spellStart"/>
      <w:r>
        <w:rPr>
          <w:i/>
        </w:rPr>
        <w:t>salivarius</w:t>
      </w:r>
      <w:proofErr w:type="spellEnd"/>
      <w:r>
        <w:t xml:space="preserve">. </w:t>
      </w:r>
      <w:ins w:id="68" w:author="Florentin Constancias" w:date="2021-07-01T22:04:00Z">
        <w:r w:rsidR="00A949AA">
          <w:t xml:space="preserve">Boxplots display </w:t>
        </w:r>
        <w:r w:rsidR="00A949AA" w:rsidRPr="00755BEF">
          <w:t>first and third quartiles</w:t>
        </w:r>
        <w:r w:rsidR="00A949AA">
          <w:t>,</w:t>
        </w:r>
        <w:r w:rsidR="00A949AA" w:rsidRPr="00755BEF">
          <w:t xml:space="preserve"> </w:t>
        </w:r>
        <w:r w:rsidR="00A949AA">
          <w:t>median. W</w:t>
        </w:r>
        <w:r w:rsidR="00A949AA" w:rsidRPr="00755BEF">
          <w:t>hiskers</w:t>
        </w:r>
        <w:r w:rsidR="00A949AA">
          <w:t xml:space="preserve"> display </w:t>
        </w:r>
        <w:r w:rsidR="00A949AA" w:rsidRPr="00755BEF">
          <w:t>1.5 * IQR</w:t>
        </w:r>
        <w:r w:rsidR="00A949AA">
          <w:t xml:space="preserve">. </w:t>
        </w:r>
      </w:ins>
      <w:r>
        <w:t>Color coding: yellow: healthy control, grey: periodontitis.</w:t>
      </w:r>
    </w:p>
    <w:p w14:paraId="4EF028E8" w14:textId="68462C4B" w:rsidR="00B64368" w:rsidRPr="00BB3963" w:rsidRDefault="004B4E28" w:rsidP="004B4E28">
      <w:pPr>
        <w:spacing w:line="360" w:lineRule="auto"/>
        <w:jc w:val="both"/>
        <w:rPr>
          <w:rFonts w:cstheme="minorHAnsi"/>
          <w:b/>
        </w:rPr>
      </w:pPr>
      <w:r>
        <w:rPr>
          <w:b/>
        </w:rPr>
        <w:t>Figure 7: Pa</w:t>
      </w:r>
      <w:r w:rsidR="00067DDB">
        <w:rPr>
          <w:b/>
        </w:rPr>
        <w:t xml:space="preserve">thway expression of </w:t>
      </w:r>
      <w:r w:rsidRPr="002052A0">
        <w:rPr>
          <w:b/>
          <w:i/>
        </w:rPr>
        <w:t>Streptococcus</w:t>
      </w:r>
      <w:r w:rsidRPr="002052A0">
        <w:rPr>
          <w:b/>
        </w:rPr>
        <w:t xml:space="preserve"> species</w:t>
      </w:r>
      <w:r>
        <w:rPr>
          <w:b/>
        </w:rPr>
        <w:t xml:space="preserve"> in tongue biofilm in periodontitis versus oral health. </w:t>
      </w:r>
      <w:r>
        <w:t>Pathways identified with significantly different log2(RNA/DNA) in tongue biofilm from patients with periodontitis versus oral health</w:t>
      </w:r>
      <w:ins w:id="69" w:author="Florentin Constancias" w:date="2021-07-01T21:39:00Z">
        <w:r w:rsidR="008B71FF">
          <w:t xml:space="preserve"> </w:t>
        </w:r>
      </w:ins>
      <w:del w:id="70" w:author="Florentin Constancias" w:date="2021-07-01T21:39:00Z">
        <w:r w:rsidDel="008B71FF">
          <w:delText xml:space="preserve">, </w:delText>
        </w:r>
        <w:commentRangeStart w:id="71"/>
        <w:r w:rsidDel="008B71FF">
          <w:delText>expressed as mean and 95% CI</w:delText>
        </w:r>
        <w:commentRangeEnd w:id="71"/>
        <w:r w:rsidR="001114F9" w:rsidDel="008B71FF">
          <w:rPr>
            <w:rStyle w:val="CommentReference"/>
          </w:rPr>
          <w:commentReference w:id="71"/>
        </w:r>
        <w:r w:rsidDel="008B71FF">
          <w:delText xml:space="preserve">, </w:delText>
        </w:r>
      </w:del>
      <w:r>
        <w:t xml:space="preserve">with each dot representing a specific sample. A: </w:t>
      </w:r>
      <w:r>
        <w:rPr>
          <w:i/>
        </w:rPr>
        <w:t xml:space="preserve">Streptococcus </w:t>
      </w:r>
      <w:proofErr w:type="spellStart"/>
      <w:r>
        <w:rPr>
          <w:i/>
        </w:rPr>
        <w:t>parasanguinis</w:t>
      </w:r>
      <w:proofErr w:type="spellEnd"/>
      <w:r>
        <w:t xml:space="preserve">. </w:t>
      </w:r>
      <w:ins w:id="72" w:author="Florentin Constancias" w:date="2021-07-01T22:04:00Z">
        <w:r w:rsidR="00A949AA">
          <w:t xml:space="preserve">Boxplots display </w:t>
        </w:r>
        <w:r w:rsidR="00A949AA" w:rsidRPr="00755BEF">
          <w:t>first and third quartiles</w:t>
        </w:r>
        <w:r w:rsidR="00A949AA">
          <w:t>,</w:t>
        </w:r>
        <w:r w:rsidR="00A949AA" w:rsidRPr="00755BEF">
          <w:t xml:space="preserve"> </w:t>
        </w:r>
        <w:r w:rsidR="00A949AA">
          <w:t>median. W</w:t>
        </w:r>
        <w:r w:rsidR="00A949AA" w:rsidRPr="00755BEF">
          <w:t>hiskers</w:t>
        </w:r>
        <w:r w:rsidR="00A949AA">
          <w:t xml:space="preserve"> display </w:t>
        </w:r>
        <w:r w:rsidR="00A949AA" w:rsidRPr="00755BEF">
          <w:t>1.5 * IQR</w:t>
        </w:r>
        <w:r w:rsidR="00A949AA">
          <w:t xml:space="preserve">. </w:t>
        </w:r>
      </w:ins>
      <w:r>
        <w:t>Color coding: yellow: healthy control, grey: periodontitis.</w:t>
      </w:r>
    </w:p>
    <w:p w14:paraId="45C74241" w14:textId="77777777" w:rsidR="00B64368" w:rsidRPr="00BB3963" w:rsidRDefault="00B64368" w:rsidP="00653746">
      <w:pPr>
        <w:rPr>
          <w:rFonts w:cstheme="minorHAnsi"/>
          <w:b/>
        </w:rPr>
      </w:pPr>
    </w:p>
    <w:p w14:paraId="0606659E" w14:textId="77777777" w:rsidR="00130879" w:rsidRDefault="00130879">
      <w:pPr>
        <w:rPr>
          <w:ins w:id="73" w:author="Florentin Constancias" w:date="2021-07-01T21:39:00Z"/>
          <w:rFonts w:cstheme="minorHAnsi"/>
          <w:b/>
          <w:lang w:val="da-DK"/>
        </w:rPr>
      </w:pPr>
      <w:ins w:id="74" w:author="Florentin Constancias" w:date="2021-07-01T21:39:00Z">
        <w:r>
          <w:rPr>
            <w:rFonts w:cstheme="minorHAnsi"/>
            <w:b/>
            <w:lang w:val="da-DK"/>
          </w:rPr>
          <w:br w:type="page"/>
        </w:r>
      </w:ins>
    </w:p>
    <w:p w14:paraId="17C0B37A" w14:textId="21604A12" w:rsidR="00B64368" w:rsidRDefault="00B64368" w:rsidP="00653746">
      <w:pPr>
        <w:rPr>
          <w:rFonts w:cstheme="minorHAnsi"/>
          <w:b/>
          <w:lang w:val="da-DK"/>
        </w:rPr>
      </w:pPr>
      <w:proofErr w:type="spellStart"/>
      <w:r>
        <w:rPr>
          <w:rFonts w:cstheme="minorHAnsi"/>
          <w:b/>
          <w:lang w:val="da-DK"/>
        </w:rPr>
        <w:lastRenderedPageBreak/>
        <w:t>Figures</w:t>
      </w:r>
      <w:proofErr w:type="spellEnd"/>
    </w:p>
    <w:p w14:paraId="4D6D07C3" w14:textId="7B70163C" w:rsidR="00B64368" w:rsidRDefault="00B64368" w:rsidP="00653746">
      <w:pPr>
        <w:rPr>
          <w:rFonts w:cstheme="minorHAnsi"/>
          <w:b/>
          <w:lang w:val="da-DK"/>
        </w:rPr>
      </w:pPr>
      <w:r>
        <w:rPr>
          <w:rFonts w:cstheme="minorHAnsi"/>
          <w:b/>
          <w:lang w:val="da-DK"/>
        </w:rPr>
        <w:t>1</w:t>
      </w:r>
    </w:p>
    <w:p w14:paraId="573ED040" w14:textId="4F76EF8D" w:rsidR="00B64368" w:rsidRDefault="00955EDD" w:rsidP="00653746">
      <w:pPr>
        <w:rPr>
          <w:rFonts w:cstheme="minorHAnsi"/>
          <w:b/>
          <w:lang w:val="da-DK"/>
        </w:rPr>
      </w:pPr>
      <w:ins w:id="75" w:author="Florentin Constancias" w:date="2021-07-01T21:40:00Z">
        <w:r w:rsidRPr="00955EDD" w:rsidDel="00130879">
          <w:rPr>
            <w:rFonts w:cstheme="minorHAnsi"/>
            <w:b/>
          </w:rPr>
          <w:t xml:space="preserve"> </w:t>
        </w:r>
      </w:ins>
    </w:p>
    <w:p w14:paraId="2644753B" w14:textId="7CBB87FC" w:rsidR="004B4E28" w:rsidRDefault="00955EDD" w:rsidP="00653746">
      <w:pPr>
        <w:rPr>
          <w:rFonts w:cstheme="minorHAnsi"/>
          <w:b/>
          <w:lang w:val="da-DK"/>
        </w:rPr>
      </w:pPr>
      <w:ins w:id="76" w:author="Florentin Constancias" w:date="2021-07-01T21:42:00Z">
        <w:r w:rsidRPr="00955EDD">
          <w:rPr>
            <w:rFonts w:cstheme="minorHAnsi"/>
            <w:b/>
          </w:rPr>
          <w:drawing>
            <wp:inline distT="0" distB="0" distL="0" distR="0" wp14:anchorId="415CDBA3" wp14:editId="1F749F19">
              <wp:extent cx="6759260" cy="2820691"/>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1885" cy="2830133"/>
                      </a:xfrm>
                      <a:prstGeom prst="rect">
                        <a:avLst/>
                      </a:prstGeom>
                    </pic:spPr>
                  </pic:pic>
                </a:graphicData>
              </a:graphic>
            </wp:inline>
          </w:drawing>
        </w:r>
      </w:ins>
    </w:p>
    <w:p w14:paraId="6B0EFDDD" w14:textId="77777777" w:rsidR="004B4E28" w:rsidRDefault="004B4E28" w:rsidP="00653746">
      <w:pPr>
        <w:rPr>
          <w:rFonts w:cstheme="minorHAnsi"/>
          <w:b/>
          <w:lang w:val="da-DK"/>
        </w:rPr>
      </w:pPr>
    </w:p>
    <w:p w14:paraId="7EF39CFD" w14:textId="77777777" w:rsidR="004B4E28" w:rsidRDefault="004B4E28" w:rsidP="00653746">
      <w:pPr>
        <w:rPr>
          <w:rFonts w:cstheme="minorHAnsi"/>
          <w:b/>
          <w:lang w:val="da-DK"/>
        </w:rPr>
      </w:pPr>
    </w:p>
    <w:p w14:paraId="5E06CA4E" w14:textId="77777777" w:rsidR="004B4E28" w:rsidRDefault="004B4E28" w:rsidP="00653746">
      <w:pPr>
        <w:rPr>
          <w:rFonts w:cstheme="minorHAnsi"/>
          <w:b/>
          <w:lang w:val="da-DK"/>
        </w:rPr>
      </w:pPr>
    </w:p>
    <w:p w14:paraId="1E893C8D" w14:textId="77777777" w:rsidR="004B4E28" w:rsidRDefault="004B4E28" w:rsidP="00653746">
      <w:pPr>
        <w:rPr>
          <w:rFonts w:cstheme="minorHAnsi"/>
          <w:b/>
          <w:lang w:val="da-DK"/>
        </w:rPr>
      </w:pPr>
    </w:p>
    <w:p w14:paraId="0904D4CE" w14:textId="77777777" w:rsidR="004B4E28" w:rsidRDefault="004B4E28" w:rsidP="00653746">
      <w:pPr>
        <w:rPr>
          <w:rFonts w:cstheme="minorHAnsi"/>
          <w:b/>
          <w:lang w:val="da-DK"/>
        </w:rPr>
      </w:pPr>
    </w:p>
    <w:p w14:paraId="7B6B9F74" w14:textId="77777777" w:rsidR="004B4E28" w:rsidRDefault="004B4E28" w:rsidP="00653746">
      <w:pPr>
        <w:rPr>
          <w:rFonts w:cstheme="minorHAnsi"/>
          <w:b/>
          <w:lang w:val="da-DK"/>
        </w:rPr>
      </w:pPr>
    </w:p>
    <w:p w14:paraId="1822B18C" w14:textId="77777777" w:rsidR="004B4E28" w:rsidRDefault="004B4E28" w:rsidP="00653746">
      <w:pPr>
        <w:rPr>
          <w:rFonts w:cstheme="minorHAnsi"/>
          <w:b/>
          <w:lang w:val="da-DK"/>
        </w:rPr>
      </w:pPr>
    </w:p>
    <w:p w14:paraId="26CBBE7D" w14:textId="77777777" w:rsidR="004B4E28" w:rsidRDefault="004B4E28" w:rsidP="00653746">
      <w:pPr>
        <w:rPr>
          <w:rFonts w:cstheme="minorHAnsi"/>
          <w:b/>
          <w:lang w:val="da-DK"/>
        </w:rPr>
      </w:pPr>
    </w:p>
    <w:p w14:paraId="1F953E80" w14:textId="77777777" w:rsidR="004B4E28" w:rsidRDefault="004B4E28" w:rsidP="00653746">
      <w:pPr>
        <w:rPr>
          <w:rFonts w:cstheme="minorHAnsi"/>
          <w:b/>
          <w:lang w:val="da-DK"/>
        </w:rPr>
      </w:pPr>
    </w:p>
    <w:p w14:paraId="0BC076CC" w14:textId="77777777" w:rsidR="004B4E28" w:rsidRDefault="004B4E28" w:rsidP="00653746">
      <w:pPr>
        <w:rPr>
          <w:rFonts w:cstheme="minorHAnsi"/>
          <w:b/>
          <w:lang w:val="da-DK"/>
        </w:rPr>
      </w:pPr>
    </w:p>
    <w:p w14:paraId="34BA53B6" w14:textId="77777777" w:rsidR="00067DDB" w:rsidRDefault="00067DDB" w:rsidP="00653746">
      <w:pPr>
        <w:rPr>
          <w:rFonts w:cstheme="minorHAnsi"/>
          <w:b/>
          <w:lang w:val="da-DK"/>
        </w:rPr>
      </w:pPr>
    </w:p>
    <w:p w14:paraId="186D0AB0" w14:textId="77777777" w:rsidR="001114F9" w:rsidRDefault="001114F9" w:rsidP="00653746">
      <w:pPr>
        <w:rPr>
          <w:rFonts w:cstheme="minorHAnsi"/>
          <w:b/>
          <w:lang w:val="da-DK"/>
        </w:rPr>
      </w:pPr>
    </w:p>
    <w:p w14:paraId="3B61AF4E" w14:textId="77777777" w:rsidR="00955EDD" w:rsidRDefault="00955EDD">
      <w:pPr>
        <w:rPr>
          <w:ins w:id="77" w:author="Florentin Constancias" w:date="2021-07-01T21:43:00Z"/>
          <w:rFonts w:cstheme="minorHAnsi"/>
          <w:b/>
          <w:lang w:val="da-DK"/>
        </w:rPr>
      </w:pPr>
      <w:ins w:id="78" w:author="Florentin Constancias" w:date="2021-07-01T21:43:00Z">
        <w:r>
          <w:rPr>
            <w:rFonts w:cstheme="minorHAnsi"/>
            <w:b/>
            <w:lang w:val="da-DK"/>
          </w:rPr>
          <w:br w:type="page"/>
        </w:r>
      </w:ins>
    </w:p>
    <w:p w14:paraId="5EB12D05" w14:textId="27A68C50" w:rsidR="00B64368" w:rsidRDefault="00B64368" w:rsidP="00653746">
      <w:pPr>
        <w:rPr>
          <w:rFonts w:cstheme="minorHAnsi"/>
          <w:b/>
          <w:lang w:val="da-DK"/>
        </w:rPr>
      </w:pPr>
      <w:r>
        <w:rPr>
          <w:rFonts w:cstheme="minorHAnsi"/>
          <w:b/>
          <w:lang w:val="da-DK"/>
        </w:rPr>
        <w:lastRenderedPageBreak/>
        <w:t>2A</w:t>
      </w:r>
    </w:p>
    <w:p w14:paraId="41E79C06" w14:textId="6FCF6B1E" w:rsidR="00B64368" w:rsidRDefault="00955EDD" w:rsidP="00653746">
      <w:pPr>
        <w:rPr>
          <w:rFonts w:cstheme="minorHAnsi"/>
          <w:b/>
          <w:lang w:val="da-DK"/>
        </w:rPr>
      </w:pPr>
      <w:ins w:id="79" w:author="Florentin Constancias" w:date="2021-07-01T21:43:00Z">
        <w:r w:rsidRPr="00955EDD">
          <w:rPr>
            <w:rFonts w:cstheme="minorHAnsi"/>
            <w:b/>
          </w:rPr>
          <w:drawing>
            <wp:inline distT="0" distB="0" distL="0" distR="0" wp14:anchorId="034D5929" wp14:editId="485682FF">
              <wp:extent cx="4745355" cy="33922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310" cy="3396477"/>
                      </a:xfrm>
                      <a:prstGeom prst="rect">
                        <a:avLst/>
                      </a:prstGeom>
                    </pic:spPr>
                  </pic:pic>
                </a:graphicData>
              </a:graphic>
            </wp:inline>
          </w:drawing>
        </w:r>
      </w:ins>
    </w:p>
    <w:p w14:paraId="180220B2" w14:textId="77777777" w:rsidR="004B4E28" w:rsidRDefault="004B4E28" w:rsidP="00653746">
      <w:pPr>
        <w:rPr>
          <w:rFonts w:cstheme="minorHAnsi"/>
          <w:b/>
          <w:lang w:val="da-DK"/>
        </w:rPr>
      </w:pPr>
    </w:p>
    <w:p w14:paraId="21190A28" w14:textId="77777777" w:rsidR="004B4E28" w:rsidDel="00955EDD" w:rsidRDefault="004B4E28" w:rsidP="00653746">
      <w:pPr>
        <w:rPr>
          <w:del w:id="80" w:author="Florentin Constancias" w:date="2021-07-01T21:44:00Z"/>
          <w:rFonts w:cstheme="minorHAnsi"/>
          <w:b/>
          <w:lang w:val="da-DK"/>
        </w:rPr>
      </w:pPr>
    </w:p>
    <w:p w14:paraId="4E7C0A48" w14:textId="77777777" w:rsidR="004B4E28" w:rsidDel="00955EDD" w:rsidRDefault="004B4E28" w:rsidP="00653746">
      <w:pPr>
        <w:rPr>
          <w:del w:id="81" w:author="Florentin Constancias" w:date="2021-07-01T21:44:00Z"/>
          <w:rFonts w:cstheme="minorHAnsi"/>
          <w:b/>
          <w:lang w:val="da-DK"/>
        </w:rPr>
      </w:pPr>
    </w:p>
    <w:p w14:paraId="54E210C4" w14:textId="5E4314A6" w:rsidR="00B64368" w:rsidRDefault="00B64368" w:rsidP="00653746">
      <w:pPr>
        <w:rPr>
          <w:rFonts w:cstheme="minorHAnsi"/>
          <w:b/>
          <w:lang w:val="da-DK"/>
        </w:rPr>
      </w:pPr>
      <w:r>
        <w:rPr>
          <w:rFonts w:cstheme="minorHAnsi"/>
          <w:b/>
          <w:lang w:val="da-DK"/>
        </w:rPr>
        <w:t>2B</w:t>
      </w:r>
    </w:p>
    <w:p w14:paraId="01AB7D3D" w14:textId="15E69BCE" w:rsidR="00B64368" w:rsidRDefault="00955EDD" w:rsidP="00653746">
      <w:pPr>
        <w:rPr>
          <w:rFonts w:cstheme="minorHAnsi"/>
          <w:b/>
          <w:lang w:val="da-DK"/>
        </w:rPr>
      </w:pPr>
      <w:ins w:id="82" w:author="Florentin Constancias" w:date="2021-07-01T21:43:00Z">
        <w:r w:rsidRPr="00955EDD">
          <w:rPr>
            <w:rFonts w:cstheme="minorHAnsi"/>
            <w:b/>
          </w:rPr>
          <w:drawing>
            <wp:inline distT="0" distB="0" distL="0" distR="0" wp14:anchorId="4AF3E296" wp14:editId="40422935">
              <wp:extent cx="4857750" cy="347256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587" cy="3474593"/>
                      </a:xfrm>
                      <a:prstGeom prst="rect">
                        <a:avLst/>
                      </a:prstGeom>
                    </pic:spPr>
                  </pic:pic>
                </a:graphicData>
              </a:graphic>
            </wp:inline>
          </w:drawing>
        </w:r>
      </w:ins>
    </w:p>
    <w:p w14:paraId="1F7C3158" w14:textId="77777777" w:rsidR="00B64368" w:rsidRDefault="00B64368" w:rsidP="00653746">
      <w:pPr>
        <w:rPr>
          <w:rFonts w:cstheme="minorHAnsi"/>
          <w:b/>
          <w:lang w:val="da-DK"/>
        </w:rPr>
      </w:pPr>
    </w:p>
    <w:p w14:paraId="5683901E" w14:textId="748C7062" w:rsidR="00B64368" w:rsidRDefault="00B64368" w:rsidP="00653746">
      <w:pPr>
        <w:rPr>
          <w:rFonts w:cstheme="minorHAnsi"/>
          <w:b/>
          <w:lang w:val="da-DK"/>
        </w:rPr>
      </w:pPr>
    </w:p>
    <w:p w14:paraId="72063149" w14:textId="6485CE89" w:rsidR="00B64368" w:rsidRDefault="00B64368" w:rsidP="00653746">
      <w:pPr>
        <w:rPr>
          <w:rFonts w:cstheme="minorHAnsi"/>
          <w:b/>
          <w:lang w:val="da-DK"/>
        </w:rPr>
      </w:pPr>
      <w:r>
        <w:rPr>
          <w:rFonts w:cstheme="minorHAnsi"/>
          <w:b/>
          <w:lang w:val="da-DK"/>
        </w:rPr>
        <w:t>3A</w:t>
      </w:r>
    </w:p>
    <w:p w14:paraId="5F8B557D" w14:textId="16A6240B" w:rsidR="00FB71B2" w:rsidDel="008F1550" w:rsidRDefault="008F1550" w:rsidP="00653746">
      <w:pPr>
        <w:rPr>
          <w:del w:id="83" w:author="Florentin Constancias" w:date="2021-07-01T21:45:00Z"/>
          <w:rFonts w:cstheme="minorHAnsi"/>
          <w:b/>
          <w:lang w:val="da-DK"/>
        </w:rPr>
      </w:pPr>
      <w:ins w:id="84" w:author="Florentin Constancias" w:date="2021-07-01T21:44:00Z">
        <w:r w:rsidRPr="008F1550">
          <w:rPr>
            <w:noProof/>
          </w:rPr>
          <w:t xml:space="preserve"> </w:t>
        </w:r>
        <w:r w:rsidRPr="008F1550">
          <w:rPr>
            <w:rFonts w:cstheme="minorHAnsi"/>
            <w:b/>
          </w:rPr>
          <w:drawing>
            <wp:inline distT="0" distB="0" distL="0" distR="0" wp14:anchorId="1D1022F0" wp14:editId="1862A797">
              <wp:extent cx="5105400" cy="3642507"/>
              <wp:effectExtent l="0" t="0" r="0" b="254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1375" cy="3653904"/>
                      </a:xfrm>
                      <a:prstGeom prst="rect">
                        <a:avLst/>
                      </a:prstGeom>
                    </pic:spPr>
                  </pic:pic>
                </a:graphicData>
              </a:graphic>
            </wp:inline>
          </w:drawing>
        </w:r>
      </w:ins>
    </w:p>
    <w:p w14:paraId="3ECEFD8E" w14:textId="7FB05426" w:rsidR="00FB71B2" w:rsidRDefault="00FB71B2" w:rsidP="00FB71B2">
      <w:pPr>
        <w:rPr>
          <w:rFonts w:cstheme="minorHAnsi"/>
          <w:lang w:val="da-DK"/>
        </w:rPr>
      </w:pPr>
    </w:p>
    <w:p w14:paraId="2A9939D4" w14:textId="388C71FF" w:rsidR="00FB71B2" w:rsidRDefault="00FB71B2" w:rsidP="00FB71B2">
      <w:pPr>
        <w:jc w:val="right"/>
        <w:rPr>
          <w:rFonts w:cstheme="minorHAnsi"/>
          <w:lang w:val="da-DK"/>
        </w:rPr>
      </w:pPr>
    </w:p>
    <w:p w14:paraId="4119E314" w14:textId="55E2B60A" w:rsidR="004B4E28" w:rsidDel="008F1550" w:rsidRDefault="000D5466" w:rsidP="00FB71B2">
      <w:pPr>
        <w:rPr>
          <w:del w:id="85" w:author="Florentin Constancias" w:date="2021-07-01T21:45:00Z"/>
          <w:rFonts w:cstheme="minorHAnsi"/>
          <w:b/>
          <w:lang w:val="da-DK"/>
        </w:rPr>
      </w:pPr>
      <w:commentRangeStart w:id="86"/>
      <w:commentRangeStart w:id="87"/>
      <w:commentRangeEnd w:id="86"/>
      <w:r>
        <w:rPr>
          <w:rStyle w:val="CommentReference"/>
        </w:rPr>
        <w:commentReference w:id="86"/>
      </w:r>
      <w:commentRangeEnd w:id="87"/>
      <w:r w:rsidR="008F1550">
        <w:rPr>
          <w:rStyle w:val="CommentReference"/>
        </w:rPr>
        <w:commentReference w:id="87"/>
      </w:r>
    </w:p>
    <w:p w14:paraId="1D4493F3" w14:textId="77777777" w:rsidR="004B4E28" w:rsidRDefault="004B4E28" w:rsidP="00FB71B2">
      <w:pPr>
        <w:rPr>
          <w:rFonts w:cstheme="minorHAnsi"/>
          <w:b/>
          <w:lang w:val="da-DK"/>
        </w:rPr>
      </w:pPr>
    </w:p>
    <w:p w14:paraId="7EFE25A4" w14:textId="41560D2F" w:rsidR="00FB71B2" w:rsidRPr="00FB71B2" w:rsidRDefault="00FB71B2" w:rsidP="00FB71B2">
      <w:pPr>
        <w:rPr>
          <w:rFonts w:cstheme="minorHAnsi"/>
          <w:b/>
          <w:lang w:val="da-DK"/>
        </w:rPr>
      </w:pPr>
      <w:r>
        <w:rPr>
          <w:rFonts w:cstheme="minorHAnsi"/>
          <w:b/>
          <w:lang w:val="da-DK"/>
        </w:rPr>
        <w:t>3B</w:t>
      </w:r>
    </w:p>
    <w:p w14:paraId="3065624E" w14:textId="6A50860F" w:rsidR="00B64368" w:rsidRDefault="008F1550" w:rsidP="00653746">
      <w:pPr>
        <w:rPr>
          <w:rFonts w:cstheme="minorHAnsi"/>
          <w:b/>
          <w:lang w:val="da-DK"/>
        </w:rPr>
      </w:pPr>
      <w:ins w:id="88" w:author="Florentin Constancias" w:date="2021-07-01T21:45:00Z">
        <w:r w:rsidRPr="008F1550">
          <w:rPr>
            <w:rFonts w:cstheme="minorHAnsi"/>
            <w:b/>
          </w:rPr>
          <w:lastRenderedPageBreak/>
          <w:drawing>
            <wp:inline distT="0" distB="0" distL="0" distR="0" wp14:anchorId="2E33DAFF" wp14:editId="3630A7FC">
              <wp:extent cx="4829175" cy="3445431"/>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960" cy="3455980"/>
                      </a:xfrm>
                      <a:prstGeom prst="rect">
                        <a:avLst/>
                      </a:prstGeom>
                    </pic:spPr>
                  </pic:pic>
                </a:graphicData>
              </a:graphic>
            </wp:inline>
          </w:drawing>
        </w:r>
      </w:ins>
    </w:p>
    <w:p w14:paraId="7E67DB9E" w14:textId="3AB1B43C" w:rsidR="00B64368" w:rsidRDefault="00B64368" w:rsidP="00653746">
      <w:pPr>
        <w:rPr>
          <w:rFonts w:cstheme="minorHAnsi"/>
          <w:b/>
          <w:lang w:val="da-DK"/>
        </w:rPr>
      </w:pPr>
    </w:p>
    <w:p w14:paraId="1288F208" w14:textId="2D3B36D5" w:rsidR="00B64368" w:rsidRDefault="00B64368" w:rsidP="00653746">
      <w:pPr>
        <w:rPr>
          <w:rFonts w:cstheme="minorHAnsi"/>
          <w:b/>
          <w:lang w:val="da-DK"/>
        </w:rPr>
      </w:pPr>
      <w:r>
        <w:rPr>
          <w:rFonts w:cstheme="minorHAnsi"/>
          <w:b/>
          <w:lang w:val="da-DK"/>
        </w:rPr>
        <w:t>3C</w:t>
      </w:r>
    </w:p>
    <w:p w14:paraId="2DCE984F" w14:textId="76C8BE3E" w:rsidR="00B64368" w:rsidRDefault="008F1550" w:rsidP="00653746">
      <w:pPr>
        <w:rPr>
          <w:rFonts w:cstheme="minorHAnsi"/>
          <w:b/>
          <w:lang w:val="da-DK"/>
        </w:rPr>
      </w:pPr>
      <w:ins w:id="89" w:author="Florentin Constancias" w:date="2021-07-01T21:46:00Z">
        <w:r w:rsidRPr="008F1550">
          <w:rPr>
            <w:rFonts w:cstheme="minorHAnsi"/>
            <w:b/>
          </w:rPr>
          <w:drawing>
            <wp:inline distT="0" distB="0" distL="0" distR="0" wp14:anchorId="0E374F01" wp14:editId="60B4F446">
              <wp:extent cx="4438650" cy="3172971"/>
              <wp:effectExtent l="0" t="0" r="0" b="254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560" cy="3183630"/>
                      </a:xfrm>
                      <a:prstGeom prst="rect">
                        <a:avLst/>
                      </a:prstGeom>
                    </pic:spPr>
                  </pic:pic>
                </a:graphicData>
              </a:graphic>
            </wp:inline>
          </w:drawing>
        </w:r>
      </w:ins>
    </w:p>
    <w:p w14:paraId="40A1160C" w14:textId="77777777" w:rsidR="004B4E28" w:rsidRDefault="004B4E28" w:rsidP="00653746">
      <w:pPr>
        <w:rPr>
          <w:rFonts w:cstheme="minorHAnsi"/>
          <w:b/>
          <w:lang w:val="da-DK"/>
        </w:rPr>
      </w:pPr>
    </w:p>
    <w:p w14:paraId="4F335FC6" w14:textId="03E472E3" w:rsidR="00212FD1" w:rsidDel="008F1550" w:rsidRDefault="00212FD1" w:rsidP="00653746">
      <w:pPr>
        <w:rPr>
          <w:del w:id="90" w:author="Florentin Constancias" w:date="2021-07-01T21:46:00Z"/>
          <w:rFonts w:cstheme="minorHAnsi"/>
          <w:b/>
          <w:lang w:val="da-DK"/>
        </w:rPr>
      </w:pPr>
    </w:p>
    <w:p w14:paraId="2069BAA8" w14:textId="77777777" w:rsidR="004B4E28" w:rsidDel="008F1550" w:rsidRDefault="004B4E28" w:rsidP="00653746">
      <w:pPr>
        <w:rPr>
          <w:del w:id="91" w:author="Florentin Constancias" w:date="2021-07-01T21:46:00Z"/>
          <w:rFonts w:cstheme="minorHAnsi"/>
          <w:b/>
          <w:lang w:val="da-DK"/>
        </w:rPr>
      </w:pPr>
    </w:p>
    <w:p w14:paraId="21FF6A9B" w14:textId="77777777" w:rsidR="004B4E28" w:rsidDel="008F1550" w:rsidRDefault="004B4E28" w:rsidP="00653746">
      <w:pPr>
        <w:rPr>
          <w:del w:id="92" w:author="Florentin Constancias" w:date="2021-07-01T21:46:00Z"/>
          <w:rFonts w:cstheme="minorHAnsi"/>
          <w:b/>
          <w:lang w:val="da-DK"/>
        </w:rPr>
      </w:pPr>
    </w:p>
    <w:p w14:paraId="331BFB19" w14:textId="77777777" w:rsidR="004B4E28" w:rsidDel="008F1550" w:rsidRDefault="004B4E28" w:rsidP="00653746">
      <w:pPr>
        <w:rPr>
          <w:del w:id="93" w:author="Florentin Constancias" w:date="2021-07-01T21:46:00Z"/>
          <w:rFonts w:cstheme="minorHAnsi"/>
          <w:b/>
          <w:lang w:val="da-DK"/>
        </w:rPr>
      </w:pPr>
    </w:p>
    <w:p w14:paraId="4F6A04AE" w14:textId="77777777" w:rsidR="004B4E28" w:rsidDel="008F1550" w:rsidRDefault="004B4E28" w:rsidP="00653746">
      <w:pPr>
        <w:rPr>
          <w:del w:id="94" w:author="Florentin Constancias" w:date="2021-07-01T21:46:00Z"/>
          <w:rFonts w:cstheme="minorHAnsi"/>
          <w:b/>
          <w:lang w:val="da-DK"/>
        </w:rPr>
      </w:pPr>
    </w:p>
    <w:p w14:paraId="1CF32607" w14:textId="77777777" w:rsidR="004B4E28" w:rsidDel="008F1550" w:rsidRDefault="004B4E28" w:rsidP="00653746">
      <w:pPr>
        <w:rPr>
          <w:del w:id="95" w:author="Florentin Constancias" w:date="2021-07-01T21:46:00Z"/>
          <w:rFonts w:cstheme="minorHAnsi"/>
          <w:b/>
          <w:lang w:val="da-DK"/>
        </w:rPr>
      </w:pPr>
    </w:p>
    <w:p w14:paraId="2938C4E8" w14:textId="77777777" w:rsidR="004B4E28" w:rsidDel="008F1550" w:rsidRDefault="004B4E28" w:rsidP="00653746">
      <w:pPr>
        <w:rPr>
          <w:del w:id="96" w:author="Florentin Constancias" w:date="2021-07-01T21:46:00Z"/>
          <w:rFonts w:cstheme="minorHAnsi"/>
          <w:b/>
          <w:lang w:val="da-DK"/>
        </w:rPr>
      </w:pPr>
    </w:p>
    <w:p w14:paraId="78C53510" w14:textId="77777777" w:rsidR="004B4E28" w:rsidDel="008F1550" w:rsidRDefault="004B4E28" w:rsidP="00653746">
      <w:pPr>
        <w:rPr>
          <w:del w:id="97" w:author="Florentin Constancias" w:date="2021-07-01T21:46:00Z"/>
          <w:rFonts w:cstheme="minorHAnsi"/>
          <w:b/>
          <w:lang w:val="da-DK"/>
        </w:rPr>
      </w:pPr>
    </w:p>
    <w:p w14:paraId="4018F2E0" w14:textId="77777777" w:rsidR="004B4E28" w:rsidDel="008F1550" w:rsidRDefault="004B4E28" w:rsidP="00653746">
      <w:pPr>
        <w:rPr>
          <w:del w:id="98" w:author="Florentin Constancias" w:date="2021-07-01T21:46:00Z"/>
          <w:rFonts w:cstheme="minorHAnsi"/>
          <w:b/>
          <w:lang w:val="da-DK"/>
        </w:rPr>
      </w:pPr>
    </w:p>
    <w:p w14:paraId="6B0F2FF0" w14:textId="77777777" w:rsidR="004B4E28" w:rsidDel="008F1550" w:rsidRDefault="004B4E28" w:rsidP="00653746">
      <w:pPr>
        <w:rPr>
          <w:del w:id="99" w:author="Florentin Constancias" w:date="2021-07-01T21:46:00Z"/>
          <w:rFonts w:cstheme="minorHAnsi"/>
          <w:b/>
          <w:lang w:val="da-DK"/>
        </w:rPr>
      </w:pPr>
    </w:p>
    <w:p w14:paraId="29A786B7" w14:textId="77777777" w:rsidR="004B4E28" w:rsidDel="008F1550" w:rsidRDefault="004B4E28" w:rsidP="00653746">
      <w:pPr>
        <w:rPr>
          <w:del w:id="100" w:author="Florentin Constancias" w:date="2021-07-01T21:46:00Z"/>
          <w:rFonts w:cstheme="minorHAnsi"/>
          <w:b/>
          <w:lang w:val="da-DK"/>
        </w:rPr>
      </w:pPr>
    </w:p>
    <w:p w14:paraId="49ED7DE3" w14:textId="77777777" w:rsidR="004B4E28" w:rsidDel="008F1550" w:rsidRDefault="004B4E28" w:rsidP="00653746">
      <w:pPr>
        <w:rPr>
          <w:del w:id="101" w:author="Florentin Constancias" w:date="2021-07-01T21:46:00Z"/>
          <w:rFonts w:cstheme="minorHAnsi"/>
          <w:b/>
          <w:lang w:val="da-DK"/>
        </w:rPr>
      </w:pPr>
    </w:p>
    <w:p w14:paraId="0C0D7F84" w14:textId="77777777" w:rsidR="004B4E28" w:rsidDel="008F1550" w:rsidRDefault="004B4E28" w:rsidP="00653746">
      <w:pPr>
        <w:rPr>
          <w:del w:id="102" w:author="Florentin Constancias" w:date="2021-07-01T21:46:00Z"/>
          <w:rFonts w:cstheme="minorHAnsi"/>
          <w:b/>
          <w:lang w:val="da-DK"/>
        </w:rPr>
      </w:pPr>
    </w:p>
    <w:p w14:paraId="1670B0A1" w14:textId="77777777" w:rsidR="004B4E28" w:rsidDel="008F1550" w:rsidRDefault="004B4E28" w:rsidP="00653746">
      <w:pPr>
        <w:rPr>
          <w:del w:id="103" w:author="Florentin Constancias" w:date="2021-07-01T21:46:00Z"/>
          <w:rFonts w:cstheme="minorHAnsi"/>
          <w:b/>
          <w:lang w:val="da-DK"/>
        </w:rPr>
      </w:pPr>
    </w:p>
    <w:p w14:paraId="6554E2BB" w14:textId="77777777" w:rsidR="004B4E28" w:rsidDel="008F1550" w:rsidRDefault="004B4E28" w:rsidP="00653746">
      <w:pPr>
        <w:rPr>
          <w:del w:id="104" w:author="Florentin Constancias" w:date="2021-07-01T21:46:00Z"/>
          <w:rFonts w:cstheme="minorHAnsi"/>
          <w:b/>
          <w:lang w:val="da-DK"/>
        </w:rPr>
      </w:pPr>
    </w:p>
    <w:p w14:paraId="27EB014C" w14:textId="77777777" w:rsidR="004B4E28" w:rsidRDefault="004B4E28" w:rsidP="00653746">
      <w:pPr>
        <w:rPr>
          <w:rFonts w:cstheme="minorHAnsi"/>
          <w:b/>
          <w:lang w:val="da-DK"/>
        </w:rPr>
      </w:pPr>
    </w:p>
    <w:p w14:paraId="5941F39E" w14:textId="791EA69E" w:rsidR="00B64368" w:rsidRDefault="00B64368" w:rsidP="00653746">
      <w:pPr>
        <w:rPr>
          <w:rFonts w:cstheme="minorHAnsi"/>
          <w:b/>
          <w:lang w:val="da-DK"/>
        </w:rPr>
      </w:pPr>
      <w:r>
        <w:rPr>
          <w:rFonts w:cstheme="minorHAnsi"/>
          <w:b/>
          <w:lang w:val="da-DK"/>
        </w:rPr>
        <w:lastRenderedPageBreak/>
        <w:t>4A</w:t>
      </w:r>
    </w:p>
    <w:p w14:paraId="249E0858" w14:textId="0D99BECA" w:rsidR="00B64368" w:rsidRDefault="00A412FA" w:rsidP="00653746">
      <w:pPr>
        <w:rPr>
          <w:rFonts w:cstheme="minorHAnsi"/>
          <w:b/>
          <w:lang w:val="da-DK"/>
        </w:rPr>
      </w:pPr>
      <w:ins w:id="105" w:author="Florentin Constancias" w:date="2021-07-01T21:46:00Z">
        <w:r w:rsidRPr="00A412FA">
          <w:rPr>
            <w:rFonts w:cstheme="minorHAnsi"/>
            <w:b/>
          </w:rPr>
          <w:drawing>
            <wp:inline distT="0" distB="0" distL="0" distR="0" wp14:anchorId="5E391111" wp14:editId="214AC4EF">
              <wp:extent cx="5314950" cy="3799394"/>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0437" cy="3803316"/>
                      </a:xfrm>
                      <a:prstGeom prst="rect">
                        <a:avLst/>
                      </a:prstGeom>
                    </pic:spPr>
                  </pic:pic>
                </a:graphicData>
              </a:graphic>
            </wp:inline>
          </w:drawing>
        </w:r>
      </w:ins>
    </w:p>
    <w:p w14:paraId="6328DB0D" w14:textId="77777777" w:rsidR="00B64368" w:rsidDel="00A412FA" w:rsidRDefault="00B64368" w:rsidP="00653746">
      <w:pPr>
        <w:rPr>
          <w:del w:id="106" w:author="Florentin Constancias" w:date="2021-07-01T21:47:00Z"/>
          <w:rFonts w:cstheme="minorHAnsi"/>
          <w:b/>
          <w:lang w:val="da-DK"/>
        </w:rPr>
      </w:pPr>
    </w:p>
    <w:p w14:paraId="2D5D5199" w14:textId="77777777" w:rsidR="00B64368" w:rsidDel="00A412FA" w:rsidRDefault="00B64368" w:rsidP="00653746">
      <w:pPr>
        <w:rPr>
          <w:del w:id="107" w:author="Florentin Constancias" w:date="2021-07-01T21:47:00Z"/>
          <w:rFonts w:cstheme="minorHAnsi"/>
          <w:b/>
          <w:lang w:val="da-DK"/>
        </w:rPr>
      </w:pPr>
    </w:p>
    <w:p w14:paraId="5E8DB769" w14:textId="77777777" w:rsidR="00B64368" w:rsidDel="00A412FA" w:rsidRDefault="00B64368" w:rsidP="00653746">
      <w:pPr>
        <w:rPr>
          <w:del w:id="108" w:author="Florentin Constancias" w:date="2021-07-01T21:47:00Z"/>
          <w:rFonts w:cstheme="minorHAnsi"/>
          <w:b/>
          <w:lang w:val="da-DK"/>
        </w:rPr>
      </w:pPr>
    </w:p>
    <w:p w14:paraId="7C25A625" w14:textId="77777777" w:rsidR="00B64368" w:rsidDel="00A412FA" w:rsidRDefault="00B64368" w:rsidP="00653746">
      <w:pPr>
        <w:rPr>
          <w:del w:id="109" w:author="Florentin Constancias" w:date="2021-07-01T21:47:00Z"/>
          <w:rFonts w:cstheme="minorHAnsi"/>
          <w:b/>
          <w:lang w:val="da-DK"/>
        </w:rPr>
      </w:pPr>
    </w:p>
    <w:p w14:paraId="7CA9D102" w14:textId="77777777" w:rsidR="00B64368" w:rsidRDefault="00B64368" w:rsidP="00653746">
      <w:pPr>
        <w:rPr>
          <w:rFonts w:cstheme="minorHAnsi"/>
          <w:b/>
          <w:lang w:val="da-DK"/>
        </w:rPr>
      </w:pPr>
    </w:p>
    <w:p w14:paraId="27D6598F" w14:textId="25530314" w:rsidR="00B64368" w:rsidRDefault="00B64368" w:rsidP="00653746">
      <w:pPr>
        <w:rPr>
          <w:rFonts w:cstheme="minorHAnsi"/>
          <w:b/>
          <w:lang w:val="da-DK"/>
        </w:rPr>
      </w:pPr>
      <w:r>
        <w:rPr>
          <w:rFonts w:cstheme="minorHAnsi"/>
          <w:b/>
          <w:lang w:val="da-DK"/>
        </w:rPr>
        <w:t>4B</w:t>
      </w:r>
    </w:p>
    <w:p w14:paraId="1188E3A7" w14:textId="234F44E0" w:rsidR="00B64368" w:rsidRDefault="00A412FA" w:rsidP="00653746">
      <w:pPr>
        <w:rPr>
          <w:rFonts w:cstheme="minorHAnsi"/>
          <w:b/>
          <w:lang w:val="da-DK"/>
        </w:rPr>
      </w:pPr>
      <w:ins w:id="110" w:author="Florentin Constancias" w:date="2021-07-01T21:47:00Z">
        <w:r w:rsidRPr="00A412FA">
          <w:rPr>
            <w:rFonts w:cstheme="minorHAnsi"/>
            <w:b/>
          </w:rPr>
          <w:lastRenderedPageBreak/>
          <w:drawing>
            <wp:inline distT="0" distB="0" distL="0" distR="0" wp14:anchorId="33120298" wp14:editId="149AFD11">
              <wp:extent cx="4867275" cy="3479374"/>
              <wp:effectExtent l="0" t="0" r="0" b="635"/>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632" cy="3488208"/>
                      </a:xfrm>
                      <a:prstGeom prst="rect">
                        <a:avLst/>
                      </a:prstGeom>
                    </pic:spPr>
                  </pic:pic>
                </a:graphicData>
              </a:graphic>
            </wp:inline>
          </w:drawing>
        </w:r>
      </w:ins>
    </w:p>
    <w:p w14:paraId="4D83E5DE" w14:textId="77777777" w:rsidR="00A412FA" w:rsidRDefault="00A412FA">
      <w:pPr>
        <w:rPr>
          <w:ins w:id="111" w:author="Florentin Constancias" w:date="2021-07-01T21:47:00Z"/>
          <w:rFonts w:cstheme="minorHAnsi"/>
          <w:b/>
          <w:lang w:val="da-DK"/>
        </w:rPr>
      </w:pPr>
      <w:ins w:id="112" w:author="Florentin Constancias" w:date="2021-07-01T21:47:00Z">
        <w:r>
          <w:rPr>
            <w:rFonts w:cstheme="minorHAnsi"/>
            <w:b/>
            <w:lang w:val="da-DK"/>
          </w:rPr>
          <w:br w:type="page"/>
        </w:r>
      </w:ins>
    </w:p>
    <w:p w14:paraId="432A9BFA" w14:textId="2FC902F9" w:rsidR="00B64368" w:rsidRDefault="00B64368" w:rsidP="00653746">
      <w:pPr>
        <w:rPr>
          <w:rFonts w:cstheme="minorHAnsi"/>
          <w:b/>
          <w:lang w:val="da-DK"/>
        </w:rPr>
      </w:pPr>
      <w:r>
        <w:rPr>
          <w:rFonts w:cstheme="minorHAnsi"/>
          <w:b/>
          <w:lang w:val="da-DK"/>
        </w:rPr>
        <w:lastRenderedPageBreak/>
        <w:t>5</w:t>
      </w:r>
    </w:p>
    <w:p w14:paraId="70645618" w14:textId="3ABDA42E" w:rsidR="00B64368" w:rsidRDefault="00A412FA" w:rsidP="00653746">
      <w:pPr>
        <w:rPr>
          <w:rFonts w:cstheme="minorHAnsi"/>
          <w:b/>
          <w:lang w:val="da-DK"/>
        </w:rPr>
      </w:pPr>
      <w:ins w:id="113" w:author="Florentin Constancias" w:date="2021-07-01T21:48:00Z">
        <w:r w:rsidRPr="00A412FA">
          <w:rPr>
            <w:rFonts w:cstheme="minorHAnsi"/>
            <w:b/>
          </w:rPr>
          <w:drawing>
            <wp:inline distT="0" distB="0" distL="0" distR="0" wp14:anchorId="1850539A" wp14:editId="49212A2D">
              <wp:extent cx="5943600" cy="4206875"/>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06875"/>
                      </a:xfrm>
                      <a:prstGeom prst="rect">
                        <a:avLst/>
                      </a:prstGeom>
                    </pic:spPr>
                  </pic:pic>
                </a:graphicData>
              </a:graphic>
            </wp:inline>
          </w:drawing>
        </w:r>
      </w:ins>
    </w:p>
    <w:p w14:paraId="1B81B955" w14:textId="77777777" w:rsidR="00B64368" w:rsidRDefault="00B64368" w:rsidP="00653746">
      <w:pPr>
        <w:rPr>
          <w:rFonts w:cstheme="minorHAnsi"/>
          <w:b/>
          <w:lang w:val="da-DK"/>
        </w:rPr>
      </w:pPr>
    </w:p>
    <w:p w14:paraId="016459E4" w14:textId="77777777" w:rsidR="00B64368" w:rsidRDefault="00B64368" w:rsidP="00653746">
      <w:pPr>
        <w:rPr>
          <w:rFonts w:cstheme="minorHAnsi"/>
          <w:b/>
          <w:lang w:val="da-DK"/>
        </w:rPr>
      </w:pPr>
    </w:p>
    <w:p w14:paraId="26389EB9" w14:textId="77777777" w:rsidR="00B64368" w:rsidRDefault="00B64368" w:rsidP="00653746">
      <w:pPr>
        <w:rPr>
          <w:rFonts w:cstheme="minorHAnsi"/>
          <w:b/>
          <w:lang w:val="da-DK"/>
        </w:rPr>
      </w:pPr>
    </w:p>
    <w:p w14:paraId="3B4C6386" w14:textId="77777777" w:rsidR="00B64368" w:rsidRDefault="00B64368" w:rsidP="00653746">
      <w:pPr>
        <w:rPr>
          <w:rFonts w:cstheme="minorHAnsi"/>
          <w:b/>
          <w:lang w:val="da-DK"/>
        </w:rPr>
      </w:pPr>
    </w:p>
    <w:p w14:paraId="3A1DDC57" w14:textId="77777777" w:rsidR="00B64368" w:rsidRDefault="00B64368" w:rsidP="00653746">
      <w:pPr>
        <w:rPr>
          <w:rFonts w:cstheme="minorHAnsi"/>
          <w:b/>
          <w:lang w:val="da-DK"/>
        </w:rPr>
      </w:pPr>
    </w:p>
    <w:p w14:paraId="77FFA2A3" w14:textId="77777777" w:rsidR="004B4E28" w:rsidRDefault="004B4E28" w:rsidP="00653746">
      <w:pPr>
        <w:rPr>
          <w:rFonts w:cstheme="minorHAnsi"/>
          <w:b/>
          <w:lang w:val="da-DK"/>
        </w:rPr>
      </w:pPr>
    </w:p>
    <w:p w14:paraId="15DE524A" w14:textId="77777777" w:rsidR="004B4E28" w:rsidRDefault="004B4E28" w:rsidP="00653746">
      <w:pPr>
        <w:rPr>
          <w:rFonts w:cstheme="minorHAnsi"/>
          <w:b/>
          <w:lang w:val="da-DK"/>
        </w:rPr>
      </w:pPr>
    </w:p>
    <w:p w14:paraId="12AD66BB" w14:textId="77777777" w:rsidR="004B4E28" w:rsidRDefault="004B4E28" w:rsidP="00653746">
      <w:pPr>
        <w:rPr>
          <w:rFonts w:cstheme="minorHAnsi"/>
          <w:b/>
          <w:lang w:val="da-DK"/>
        </w:rPr>
      </w:pPr>
    </w:p>
    <w:p w14:paraId="206287CB" w14:textId="77777777" w:rsidR="004B4E28" w:rsidRDefault="004B4E28" w:rsidP="00653746">
      <w:pPr>
        <w:rPr>
          <w:rFonts w:cstheme="minorHAnsi"/>
          <w:b/>
          <w:lang w:val="da-DK"/>
        </w:rPr>
      </w:pPr>
    </w:p>
    <w:p w14:paraId="222BDCA4" w14:textId="77777777" w:rsidR="004B4E28" w:rsidRDefault="004B4E28" w:rsidP="00653746">
      <w:pPr>
        <w:rPr>
          <w:rFonts w:cstheme="minorHAnsi"/>
          <w:b/>
          <w:lang w:val="da-DK"/>
        </w:rPr>
      </w:pPr>
    </w:p>
    <w:p w14:paraId="20D81610" w14:textId="77777777" w:rsidR="004B4E28" w:rsidRDefault="004B4E28" w:rsidP="00653746">
      <w:pPr>
        <w:rPr>
          <w:rFonts w:cstheme="minorHAnsi"/>
          <w:b/>
          <w:lang w:val="da-DK"/>
        </w:rPr>
      </w:pPr>
    </w:p>
    <w:p w14:paraId="5029C07A" w14:textId="69D76D67" w:rsidR="004B4E28" w:rsidDel="00A412FA" w:rsidRDefault="004B4E28" w:rsidP="00653746">
      <w:pPr>
        <w:rPr>
          <w:del w:id="114" w:author="Florentin Constancias" w:date="2021-07-01T21:48:00Z"/>
          <w:rFonts w:cstheme="minorHAnsi"/>
          <w:b/>
          <w:lang w:val="da-DK"/>
        </w:rPr>
      </w:pPr>
    </w:p>
    <w:p w14:paraId="088CE8EE" w14:textId="77777777" w:rsidR="00A412FA" w:rsidRDefault="00A412FA" w:rsidP="00653746">
      <w:pPr>
        <w:rPr>
          <w:ins w:id="115" w:author="Florentin Constancias" w:date="2021-07-01T21:48:00Z"/>
          <w:rFonts w:cstheme="minorHAnsi"/>
          <w:b/>
          <w:lang w:val="da-DK"/>
        </w:rPr>
      </w:pPr>
    </w:p>
    <w:p w14:paraId="010078C9" w14:textId="77777777" w:rsidR="004B4E28" w:rsidDel="00A412FA" w:rsidRDefault="004B4E28" w:rsidP="00653746">
      <w:pPr>
        <w:rPr>
          <w:del w:id="116" w:author="Florentin Constancias" w:date="2021-07-01T21:48:00Z"/>
          <w:rFonts w:cstheme="minorHAnsi"/>
          <w:b/>
          <w:lang w:val="da-DK"/>
        </w:rPr>
      </w:pPr>
    </w:p>
    <w:p w14:paraId="67471E98" w14:textId="77777777" w:rsidR="004B4E28" w:rsidDel="00A412FA" w:rsidRDefault="004B4E28" w:rsidP="00653746">
      <w:pPr>
        <w:rPr>
          <w:del w:id="117" w:author="Florentin Constancias" w:date="2021-07-01T21:48:00Z"/>
          <w:rFonts w:cstheme="minorHAnsi"/>
          <w:b/>
          <w:lang w:val="da-DK"/>
        </w:rPr>
      </w:pPr>
    </w:p>
    <w:p w14:paraId="43A44FE2" w14:textId="77777777" w:rsidR="004B4E28" w:rsidDel="00A412FA" w:rsidRDefault="004B4E28" w:rsidP="00653746">
      <w:pPr>
        <w:rPr>
          <w:del w:id="118" w:author="Florentin Constancias" w:date="2021-07-01T21:48:00Z"/>
          <w:rFonts w:cstheme="minorHAnsi"/>
          <w:b/>
          <w:lang w:val="da-DK"/>
        </w:rPr>
      </w:pPr>
    </w:p>
    <w:p w14:paraId="2D12A887" w14:textId="77777777" w:rsidR="004B4E28" w:rsidDel="00A412FA" w:rsidRDefault="004B4E28" w:rsidP="00653746">
      <w:pPr>
        <w:rPr>
          <w:del w:id="119" w:author="Florentin Constancias" w:date="2021-07-01T21:48:00Z"/>
          <w:rFonts w:cstheme="minorHAnsi"/>
          <w:b/>
          <w:lang w:val="da-DK"/>
        </w:rPr>
      </w:pPr>
    </w:p>
    <w:p w14:paraId="3BBE2587" w14:textId="77777777" w:rsidR="004B4E28" w:rsidDel="00A412FA" w:rsidRDefault="004B4E28" w:rsidP="00653746">
      <w:pPr>
        <w:rPr>
          <w:del w:id="120" w:author="Florentin Constancias" w:date="2021-07-01T21:48:00Z"/>
          <w:rFonts w:cstheme="minorHAnsi"/>
          <w:b/>
          <w:lang w:val="da-DK"/>
        </w:rPr>
      </w:pPr>
    </w:p>
    <w:p w14:paraId="42425C33" w14:textId="478E5E22" w:rsidR="00B64368" w:rsidRDefault="00B64368" w:rsidP="00653746">
      <w:pPr>
        <w:rPr>
          <w:rFonts w:cstheme="minorHAnsi"/>
          <w:b/>
          <w:lang w:val="da-DK"/>
        </w:rPr>
      </w:pPr>
      <w:r>
        <w:rPr>
          <w:rFonts w:cstheme="minorHAnsi"/>
          <w:b/>
          <w:lang w:val="da-DK"/>
        </w:rPr>
        <w:t>6A</w:t>
      </w:r>
    </w:p>
    <w:p w14:paraId="70D579DF" w14:textId="5D42E1A5" w:rsidR="00B64368" w:rsidRDefault="00A412FA" w:rsidP="00653746">
      <w:pPr>
        <w:rPr>
          <w:rFonts w:cstheme="minorHAnsi"/>
          <w:b/>
          <w:lang w:val="da-DK"/>
        </w:rPr>
      </w:pPr>
      <w:ins w:id="121" w:author="Florentin Constancias" w:date="2021-07-01T21:48:00Z">
        <w:r w:rsidRPr="00A412FA">
          <w:rPr>
            <w:noProof/>
          </w:rPr>
          <w:t xml:space="preserve"> </w:t>
        </w:r>
        <w:r w:rsidRPr="00A412FA">
          <w:rPr>
            <w:rFonts w:cstheme="minorHAnsi"/>
            <w:b/>
          </w:rPr>
          <w:drawing>
            <wp:inline distT="0" distB="0" distL="0" distR="0" wp14:anchorId="37316E47" wp14:editId="14E0AFF6">
              <wp:extent cx="4422642" cy="312420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720" cy="3127787"/>
                      </a:xfrm>
                      <a:prstGeom prst="rect">
                        <a:avLst/>
                      </a:prstGeom>
                    </pic:spPr>
                  </pic:pic>
                </a:graphicData>
              </a:graphic>
            </wp:inline>
          </w:drawing>
        </w:r>
      </w:ins>
    </w:p>
    <w:p w14:paraId="3AE409CE" w14:textId="27EF3F2D" w:rsidR="00B64368" w:rsidRDefault="00B64368" w:rsidP="00653746">
      <w:pPr>
        <w:rPr>
          <w:rFonts w:cstheme="minorHAnsi"/>
          <w:b/>
          <w:lang w:val="da-DK"/>
        </w:rPr>
      </w:pPr>
      <w:r>
        <w:rPr>
          <w:rFonts w:cstheme="minorHAnsi"/>
          <w:b/>
          <w:lang w:val="da-DK"/>
        </w:rPr>
        <w:t>6B</w:t>
      </w:r>
    </w:p>
    <w:p w14:paraId="205777AB" w14:textId="7435C654" w:rsidR="00B64368" w:rsidRDefault="007A169D" w:rsidP="00653746">
      <w:pPr>
        <w:rPr>
          <w:rFonts w:cstheme="minorHAnsi"/>
          <w:b/>
          <w:lang w:val="da-DK"/>
        </w:rPr>
      </w:pPr>
      <w:ins w:id="122" w:author="Florentin Constancias" w:date="2021-07-01T21:49:00Z">
        <w:r w:rsidRPr="007A169D">
          <w:rPr>
            <w:rFonts w:cstheme="minorHAnsi"/>
            <w:b/>
          </w:rPr>
          <w:drawing>
            <wp:inline distT="0" distB="0" distL="0" distR="0" wp14:anchorId="4E067B20" wp14:editId="78796A29">
              <wp:extent cx="4695825" cy="3350291"/>
              <wp:effectExtent l="0" t="0" r="3175" b="254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4096" cy="3356192"/>
                      </a:xfrm>
                      <a:prstGeom prst="rect">
                        <a:avLst/>
                      </a:prstGeom>
                    </pic:spPr>
                  </pic:pic>
                </a:graphicData>
              </a:graphic>
            </wp:inline>
          </w:drawing>
        </w:r>
      </w:ins>
    </w:p>
    <w:p w14:paraId="2E299C93" w14:textId="77777777" w:rsidR="004B4E28" w:rsidRDefault="004B4E28" w:rsidP="00653746">
      <w:pPr>
        <w:rPr>
          <w:rFonts w:cstheme="minorHAnsi"/>
          <w:b/>
          <w:lang w:val="da-DK"/>
        </w:rPr>
      </w:pPr>
    </w:p>
    <w:p w14:paraId="57DF8122" w14:textId="77777777" w:rsidR="004B4E28" w:rsidRDefault="004B4E28" w:rsidP="00653746">
      <w:pPr>
        <w:rPr>
          <w:rFonts w:cstheme="minorHAnsi"/>
          <w:b/>
          <w:lang w:val="da-DK"/>
        </w:rPr>
      </w:pPr>
    </w:p>
    <w:p w14:paraId="48F71BDC" w14:textId="77777777" w:rsidR="004B4E28" w:rsidRDefault="004B4E28" w:rsidP="00653746">
      <w:pPr>
        <w:rPr>
          <w:rFonts w:cstheme="minorHAnsi"/>
          <w:b/>
          <w:lang w:val="da-DK"/>
        </w:rPr>
      </w:pPr>
    </w:p>
    <w:p w14:paraId="4BAF3107" w14:textId="77777777" w:rsidR="004B4E28" w:rsidRDefault="004B4E28" w:rsidP="00653746">
      <w:pPr>
        <w:rPr>
          <w:rFonts w:cstheme="minorHAnsi"/>
          <w:b/>
          <w:lang w:val="da-DK"/>
        </w:rPr>
      </w:pPr>
    </w:p>
    <w:p w14:paraId="07ECE34C" w14:textId="77777777" w:rsidR="004B4E28" w:rsidRDefault="004B4E28" w:rsidP="00653746">
      <w:pPr>
        <w:rPr>
          <w:rFonts w:cstheme="minorHAnsi"/>
          <w:b/>
          <w:lang w:val="da-DK"/>
        </w:rPr>
      </w:pPr>
    </w:p>
    <w:p w14:paraId="4DCBD99D" w14:textId="13772C8D" w:rsidR="00B64368" w:rsidRDefault="00B64368" w:rsidP="00653746">
      <w:pPr>
        <w:rPr>
          <w:rFonts w:cstheme="minorHAnsi"/>
          <w:b/>
          <w:lang w:val="da-DK"/>
        </w:rPr>
      </w:pPr>
      <w:r>
        <w:rPr>
          <w:rFonts w:cstheme="minorHAnsi"/>
          <w:b/>
          <w:lang w:val="da-DK"/>
        </w:rPr>
        <w:t>7</w:t>
      </w:r>
    </w:p>
    <w:p w14:paraId="650502F8" w14:textId="7A71798D" w:rsidR="00B64368" w:rsidRDefault="007A169D" w:rsidP="00653746">
      <w:pPr>
        <w:rPr>
          <w:rFonts w:cstheme="minorHAnsi"/>
          <w:b/>
          <w:lang w:val="da-DK"/>
        </w:rPr>
      </w:pPr>
      <w:ins w:id="123" w:author="Florentin Constancias" w:date="2021-07-01T21:49:00Z">
        <w:r w:rsidRPr="007A169D">
          <w:rPr>
            <w:rFonts w:cstheme="minorHAnsi"/>
            <w:b/>
          </w:rPr>
          <w:drawing>
            <wp:inline distT="0" distB="0" distL="0" distR="0" wp14:anchorId="6E5109FC" wp14:editId="562A4986">
              <wp:extent cx="5943600" cy="4240530"/>
              <wp:effectExtent l="0" t="0" r="0" b="127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0530"/>
                      </a:xfrm>
                      <a:prstGeom prst="rect">
                        <a:avLst/>
                      </a:prstGeom>
                    </pic:spPr>
                  </pic:pic>
                </a:graphicData>
              </a:graphic>
            </wp:inline>
          </w:drawing>
        </w:r>
      </w:ins>
    </w:p>
    <w:p w14:paraId="5FE2F54C" w14:textId="77777777" w:rsidR="004B4E28" w:rsidRDefault="004B4E28" w:rsidP="004B4E28">
      <w:pPr>
        <w:jc w:val="both"/>
        <w:rPr>
          <w:rFonts w:cstheme="minorHAnsi"/>
          <w:b/>
          <w:lang w:val="da-DK"/>
        </w:rPr>
      </w:pPr>
    </w:p>
    <w:p w14:paraId="10977D20" w14:textId="77777777" w:rsidR="004B4E28" w:rsidRDefault="004B4E28" w:rsidP="004B4E28">
      <w:pPr>
        <w:jc w:val="both"/>
        <w:rPr>
          <w:rFonts w:cstheme="minorHAnsi"/>
          <w:b/>
          <w:lang w:val="da-DK"/>
        </w:rPr>
      </w:pPr>
    </w:p>
    <w:p w14:paraId="009BBE46" w14:textId="77777777" w:rsidR="004B4E28" w:rsidRDefault="004B4E28" w:rsidP="004B4E28">
      <w:pPr>
        <w:jc w:val="both"/>
        <w:rPr>
          <w:rFonts w:cstheme="minorHAnsi"/>
          <w:b/>
          <w:lang w:val="da-DK"/>
        </w:rPr>
      </w:pPr>
    </w:p>
    <w:p w14:paraId="366E8F46" w14:textId="77777777" w:rsidR="004B4E28" w:rsidRDefault="004B4E28" w:rsidP="004B4E28">
      <w:pPr>
        <w:jc w:val="both"/>
        <w:rPr>
          <w:rFonts w:cstheme="minorHAnsi"/>
          <w:b/>
          <w:lang w:val="da-DK"/>
        </w:rPr>
      </w:pPr>
    </w:p>
    <w:p w14:paraId="6C08EE30" w14:textId="77777777" w:rsidR="004B4E28" w:rsidRDefault="004B4E28" w:rsidP="004B4E28">
      <w:pPr>
        <w:jc w:val="both"/>
        <w:rPr>
          <w:rFonts w:cstheme="minorHAnsi"/>
          <w:b/>
          <w:lang w:val="da-DK"/>
        </w:rPr>
      </w:pPr>
    </w:p>
    <w:p w14:paraId="20B7630C" w14:textId="77777777" w:rsidR="004B4E28" w:rsidRDefault="004B4E28" w:rsidP="004B4E28">
      <w:pPr>
        <w:jc w:val="both"/>
        <w:rPr>
          <w:rFonts w:cstheme="minorHAnsi"/>
          <w:b/>
          <w:lang w:val="da-DK"/>
        </w:rPr>
      </w:pPr>
    </w:p>
    <w:p w14:paraId="5816570D" w14:textId="77777777" w:rsidR="004B4E28" w:rsidRDefault="004B4E28" w:rsidP="004B4E28">
      <w:pPr>
        <w:jc w:val="both"/>
        <w:rPr>
          <w:rFonts w:cstheme="minorHAnsi"/>
          <w:b/>
          <w:lang w:val="da-DK"/>
        </w:rPr>
      </w:pPr>
    </w:p>
    <w:p w14:paraId="352642DE" w14:textId="77777777" w:rsidR="004B4E28" w:rsidRDefault="004B4E28" w:rsidP="004B4E28">
      <w:pPr>
        <w:jc w:val="both"/>
        <w:rPr>
          <w:rFonts w:cstheme="minorHAnsi"/>
          <w:b/>
          <w:lang w:val="da-DK"/>
        </w:rPr>
      </w:pPr>
    </w:p>
    <w:p w14:paraId="2FAF4928" w14:textId="77777777" w:rsidR="004B4E28" w:rsidRDefault="004B4E28" w:rsidP="004B4E28">
      <w:pPr>
        <w:jc w:val="both"/>
        <w:rPr>
          <w:rFonts w:cstheme="minorHAnsi"/>
          <w:b/>
          <w:lang w:val="da-DK"/>
        </w:rPr>
      </w:pPr>
    </w:p>
    <w:p w14:paraId="4762BF4F" w14:textId="77777777" w:rsidR="004B4E28" w:rsidRDefault="004B4E28" w:rsidP="004B4E28">
      <w:pPr>
        <w:jc w:val="both"/>
        <w:rPr>
          <w:rFonts w:cstheme="minorHAnsi"/>
          <w:b/>
          <w:lang w:val="da-DK"/>
        </w:rPr>
      </w:pPr>
    </w:p>
    <w:p w14:paraId="2E79DC45" w14:textId="77777777" w:rsidR="004B4E28" w:rsidRDefault="004B4E28" w:rsidP="004B4E28">
      <w:pPr>
        <w:jc w:val="both"/>
        <w:rPr>
          <w:rFonts w:cstheme="minorHAnsi"/>
          <w:b/>
          <w:lang w:val="da-DK"/>
        </w:rPr>
      </w:pPr>
    </w:p>
    <w:p w14:paraId="4BCEA9E2" w14:textId="77777777" w:rsidR="004B4E28" w:rsidRDefault="004B4E28" w:rsidP="004B4E28">
      <w:pPr>
        <w:jc w:val="both"/>
        <w:rPr>
          <w:rFonts w:cstheme="minorHAnsi"/>
          <w:b/>
          <w:lang w:val="da-DK"/>
        </w:rPr>
      </w:pPr>
    </w:p>
    <w:p w14:paraId="1CE864A3" w14:textId="77777777" w:rsidR="004B4E28" w:rsidRDefault="004B4E28" w:rsidP="004B4E28">
      <w:pPr>
        <w:jc w:val="both"/>
        <w:rPr>
          <w:rFonts w:cstheme="minorHAnsi"/>
          <w:b/>
          <w:lang w:val="da-DK"/>
        </w:rPr>
      </w:pPr>
    </w:p>
    <w:p w14:paraId="7B6199E0" w14:textId="77777777" w:rsidR="004B4E28" w:rsidRDefault="004B4E28" w:rsidP="004B4E28">
      <w:pPr>
        <w:jc w:val="both"/>
        <w:rPr>
          <w:rFonts w:cstheme="minorHAnsi"/>
          <w:b/>
          <w:lang w:val="da-DK"/>
        </w:rPr>
      </w:pPr>
    </w:p>
    <w:p w14:paraId="5D554552" w14:textId="77777777" w:rsidR="004B4E28" w:rsidRDefault="004B4E28" w:rsidP="004B4E28">
      <w:pPr>
        <w:jc w:val="both"/>
        <w:rPr>
          <w:rFonts w:cstheme="minorHAnsi"/>
          <w:b/>
          <w:lang w:val="da-DK"/>
        </w:rPr>
      </w:pPr>
    </w:p>
    <w:p w14:paraId="4D76B365" w14:textId="77777777" w:rsidR="004B4E28" w:rsidRDefault="004B4E28" w:rsidP="004B4E28">
      <w:pPr>
        <w:jc w:val="both"/>
        <w:rPr>
          <w:rFonts w:cstheme="minorHAnsi"/>
          <w:b/>
          <w:lang w:val="da-DK"/>
        </w:rPr>
      </w:pPr>
    </w:p>
    <w:p w14:paraId="72C4472B" w14:textId="77777777" w:rsidR="004B4E28" w:rsidRDefault="004B4E28" w:rsidP="004B4E28">
      <w:pPr>
        <w:jc w:val="both"/>
        <w:rPr>
          <w:rFonts w:cstheme="minorHAnsi"/>
          <w:b/>
          <w:lang w:val="da-DK"/>
        </w:rPr>
      </w:pPr>
    </w:p>
    <w:p w14:paraId="6299ECDE" w14:textId="5A972070" w:rsidR="00653746" w:rsidRPr="00653746" w:rsidRDefault="00653746" w:rsidP="004B4E28">
      <w:pPr>
        <w:jc w:val="both"/>
        <w:rPr>
          <w:rFonts w:cstheme="minorHAnsi"/>
          <w:b/>
          <w:lang w:val="da-DK"/>
        </w:rPr>
      </w:pPr>
      <w:r w:rsidRPr="00653746">
        <w:rPr>
          <w:rFonts w:cstheme="minorHAnsi"/>
          <w:b/>
          <w:lang w:val="da-DK"/>
        </w:rPr>
        <w:t>References</w:t>
      </w:r>
    </w:p>
    <w:p w14:paraId="4620E1D5"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 xml:space="preserve">Dewhirst FE, Chen T, Izard J, Paster BJ, Tanner AC, Yu WH, Lakshmanan A, Wade WG. The human oral microbiome. J </w:t>
      </w:r>
      <w:proofErr w:type="spellStart"/>
      <w:r w:rsidRPr="00653746">
        <w:rPr>
          <w:rFonts w:cstheme="minorHAnsi"/>
          <w:color w:val="212121"/>
          <w:shd w:val="clear" w:color="auto" w:fill="FFFFFF"/>
        </w:rPr>
        <w:t>Bacteriol</w:t>
      </w:r>
      <w:proofErr w:type="spellEnd"/>
      <w:r w:rsidRPr="00653746">
        <w:rPr>
          <w:rFonts w:cstheme="minorHAnsi"/>
          <w:color w:val="212121"/>
          <w:shd w:val="clear" w:color="auto" w:fill="FFFFFF"/>
        </w:rPr>
        <w:t>. 2010 Oct;192(19):5002-17.</w:t>
      </w:r>
    </w:p>
    <w:p w14:paraId="76847268"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lang w:val="da-DK"/>
        </w:rPr>
        <w:t xml:space="preserve">Fellows </w:t>
      </w:r>
      <w:proofErr w:type="spellStart"/>
      <w:r w:rsidRPr="00653746">
        <w:rPr>
          <w:rFonts w:cstheme="minorHAnsi"/>
          <w:color w:val="212121"/>
          <w:shd w:val="clear" w:color="auto" w:fill="FFFFFF"/>
          <w:lang w:val="da-DK"/>
        </w:rPr>
        <w:t>Yates</w:t>
      </w:r>
      <w:proofErr w:type="spellEnd"/>
      <w:r w:rsidRPr="00653746">
        <w:rPr>
          <w:rFonts w:cstheme="minorHAnsi"/>
          <w:color w:val="212121"/>
          <w:shd w:val="clear" w:color="auto" w:fill="FFFFFF"/>
          <w:lang w:val="da-DK"/>
        </w:rPr>
        <w:t xml:space="preserve"> JA, </w:t>
      </w:r>
      <w:proofErr w:type="spellStart"/>
      <w:r w:rsidRPr="00653746">
        <w:rPr>
          <w:rFonts w:cstheme="minorHAnsi"/>
          <w:color w:val="212121"/>
          <w:shd w:val="clear" w:color="auto" w:fill="FFFFFF"/>
          <w:lang w:val="da-DK"/>
        </w:rPr>
        <w:t>Velsko</w:t>
      </w:r>
      <w:proofErr w:type="spellEnd"/>
      <w:r w:rsidRPr="00653746">
        <w:rPr>
          <w:rFonts w:cstheme="minorHAnsi"/>
          <w:color w:val="212121"/>
          <w:shd w:val="clear" w:color="auto" w:fill="FFFFFF"/>
          <w:lang w:val="da-DK"/>
        </w:rPr>
        <w:t xml:space="preserve"> IM, Aron F, </w:t>
      </w:r>
      <w:proofErr w:type="spellStart"/>
      <w:r w:rsidRPr="00653746">
        <w:rPr>
          <w:rFonts w:cstheme="minorHAnsi"/>
          <w:color w:val="212121"/>
          <w:shd w:val="clear" w:color="auto" w:fill="FFFFFF"/>
          <w:lang w:val="da-DK"/>
        </w:rPr>
        <w:t>Posth</w:t>
      </w:r>
      <w:proofErr w:type="spellEnd"/>
      <w:r w:rsidRPr="00653746">
        <w:rPr>
          <w:rFonts w:cstheme="minorHAnsi"/>
          <w:color w:val="212121"/>
          <w:shd w:val="clear" w:color="auto" w:fill="FFFFFF"/>
          <w:lang w:val="da-DK"/>
        </w:rPr>
        <w:t xml:space="preserve"> C, Hofman CA, Austin RM, Parker CE, Mann AE, </w:t>
      </w:r>
      <w:proofErr w:type="spellStart"/>
      <w:r w:rsidRPr="00653746">
        <w:rPr>
          <w:rFonts w:cstheme="minorHAnsi"/>
          <w:color w:val="212121"/>
          <w:shd w:val="clear" w:color="auto" w:fill="FFFFFF"/>
          <w:lang w:val="da-DK"/>
        </w:rPr>
        <w:t>Nägele</w:t>
      </w:r>
      <w:proofErr w:type="spellEnd"/>
      <w:r w:rsidRPr="00653746">
        <w:rPr>
          <w:rFonts w:cstheme="minorHAnsi"/>
          <w:color w:val="212121"/>
          <w:shd w:val="clear" w:color="auto" w:fill="FFFFFF"/>
          <w:lang w:val="da-DK"/>
        </w:rPr>
        <w:t xml:space="preserve"> K, Arthur KW, Arthur JW, Bauer CC, </w:t>
      </w:r>
      <w:proofErr w:type="spellStart"/>
      <w:r w:rsidRPr="00653746">
        <w:rPr>
          <w:rFonts w:cstheme="minorHAnsi"/>
          <w:color w:val="212121"/>
          <w:shd w:val="clear" w:color="auto" w:fill="FFFFFF"/>
          <w:lang w:val="da-DK"/>
        </w:rPr>
        <w:t>Crevecoeur</w:t>
      </w:r>
      <w:proofErr w:type="spellEnd"/>
      <w:r w:rsidRPr="00653746">
        <w:rPr>
          <w:rFonts w:cstheme="minorHAnsi"/>
          <w:color w:val="212121"/>
          <w:shd w:val="clear" w:color="auto" w:fill="FFFFFF"/>
          <w:lang w:val="da-DK"/>
        </w:rPr>
        <w:t xml:space="preserve"> I, </w:t>
      </w:r>
      <w:proofErr w:type="spellStart"/>
      <w:r w:rsidRPr="00653746">
        <w:rPr>
          <w:rFonts w:cstheme="minorHAnsi"/>
          <w:color w:val="212121"/>
          <w:shd w:val="clear" w:color="auto" w:fill="FFFFFF"/>
          <w:lang w:val="da-DK"/>
        </w:rPr>
        <w:t>Cupillard</w:t>
      </w:r>
      <w:proofErr w:type="spellEnd"/>
      <w:r w:rsidRPr="00653746">
        <w:rPr>
          <w:rFonts w:cstheme="minorHAnsi"/>
          <w:color w:val="212121"/>
          <w:shd w:val="clear" w:color="auto" w:fill="FFFFFF"/>
          <w:lang w:val="da-DK"/>
        </w:rPr>
        <w:t xml:space="preserve"> C, Curtis MC, </w:t>
      </w:r>
      <w:proofErr w:type="spellStart"/>
      <w:r w:rsidRPr="00653746">
        <w:rPr>
          <w:rFonts w:cstheme="minorHAnsi"/>
          <w:color w:val="212121"/>
          <w:shd w:val="clear" w:color="auto" w:fill="FFFFFF"/>
          <w:lang w:val="da-DK"/>
        </w:rPr>
        <w:t>Dalén</w:t>
      </w:r>
      <w:proofErr w:type="spellEnd"/>
      <w:r w:rsidRPr="00653746">
        <w:rPr>
          <w:rFonts w:cstheme="minorHAnsi"/>
          <w:color w:val="212121"/>
          <w:shd w:val="clear" w:color="auto" w:fill="FFFFFF"/>
          <w:lang w:val="da-DK"/>
        </w:rPr>
        <w:t xml:space="preserve"> L, </w:t>
      </w:r>
      <w:proofErr w:type="spellStart"/>
      <w:r w:rsidRPr="00653746">
        <w:rPr>
          <w:rFonts w:cstheme="minorHAnsi"/>
          <w:color w:val="212121"/>
          <w:shd w:val="clear" w:color="auto" w:fill="FFFFFF"/>
          <w:lang w:val="da-DK"/>
        </w:rPr>
        <w:t>Díaz-Zorita</w:t>
      </w:r>
      <w:proofErr w:type="spellEnd"/>
      <w:r w:rsidRPr="00653746">
        <w:rPr>
          <w:rFonts w:cstheme="minorHAnsi"/>
          <w:color w:val="212121"/>
          <w:shd w:val="clear" w:color="auto" w:fill="FFFFFF"/>
          <w:lang w:val="da-DK"/>
        </w:rPr>
        <w:t xml:space="preserve"> </w:t>
      </w:r>
      <w:proofErr w:type="spellStart"/>
      <w:r w:rsidRPr="00653746">
        <w:rPr>
          <w:rFonts w:cstheme="minorHAnsi"/>
          <w:color w:val="212121"/>
          <w:shd w:val="clear" w:color="auto" w:fill="FFFFFF"/>
          <w:lang w:val="da-DK"/>
        </w:rPr>
        <w:t>Bonilla</w:t>
      </w:r>
      <w:proofErr w:type="spellEnd"/>
      <w:r w:rsidRPr="00653746">
        <w:rPr>
          <w:rFonts w:cstheme="minorHAnsi"/>
          <w:color w:val="212121"/>
          <w:shd w:val="clear" w:color="auto" w:fill="FFFFFF"/>
          <w:lang w:val="da-DK"/>
        </w:rPr>
        <w:t xml:space="preserve"> M, </w:t>
      </w:r>
      <w:proofErr w:type="spellStart"/>
      <w:r w:rsidRPr="00653746">
        <w:rPr>
          <w:rFonts w:cstheme="minorHAnsi"/>
          <w:color w:val="212121"/>
          <w:shd w:val="clear" w:color="auto" w:fill="FFFFFF"/>
          <w:lang w:val="da-DK"/>
        </w:rPr>
        <w:t>Díez</w:t>
      </w:r>
      <w:proofErr w:type="spellEnd"/>
      <w:r w:rsidRPr="00653746">
        <w:rPr>
          <w:rFonts w:cstheme="minorHAnsi"/>
          <w:color w:val="212121"/>
          <w:shd w:val="clear" w:color="auto" w:fill="FFFFFF"/>
          <w:lang w:val="da-DK"/>
        </w:rPr>
        <w:t xml:space="preserve"> </w:t>
      </w:r>
      <w:proofErr w:type="spellStart"/>
      <w:r w:rsidRPr="00653746">
        <w:rPr>
          <w:rFonts w:cstheme="minorHAnsi"/>
          <w:color w:val="212121"/>
          <w:shd w:val="clear" w:color="auto" w:fill="FFFFFF"/>
          <w:lang w:val="da-DK"/>
        </w:rPr>
        <w:t>Fernández-Lomana</w:t>
      </w:r>
      <w:proofErr w:type="spellEnd"/>
      <w:r w:rsidRPr="00653746">
        <w:rPr>
          <w:rFonts w:cstheme="minorHAnsi"/>
          <w:color w:val="212121"/>
          <w:shd w:val="clear" w:color="auto" w:fill="FFFFFF"/>
          <w:lang w:val="da-DK"/>
        </w:rPr>
        <w:t xml:space="preserve"> JC, </w:t>
      </w:r>
      <w:proofErr w:type="spellStart"/>
      <w:r w:rsidRPr="00653746">
        <w:rPr>
          <w:rFonts w:cstheme="minorHAnsi"/>
          <w:color w:val="212121"/>
          <w:shd w:val="clear" w:color="auto" w:fill="FFFFFF"/>
          <w:lang w:val="da-DK"/>
        </w:rPr>
        <w:t>Drucker</w:t>
      </w:r>
      <w:proofErr w:type="spellEnd"/>
      <w:r w:rsidRPr="00653746">
        <w:rPr>
          <w:rFonts w:cstheme="minorHAnsi"/>
          <w:color w:val="212121"/>
          <w:shd w:val="clear" w:color="auto" w:fill="FFFFFF"/>
          <w:lang w:val="da-DK"/>
        </w:rPr>
        <w:t xml:space="preserve"> DG, </w:t>
      </w:r>
      <w:proofErr w:type="spellStart"/>
      <w:r w:rsidRPr="00653746">
        <w:rPr>
          <w:rFonts w:cstheme="minorHAnsi"/>
          <w:color w:val="212121"/>
          <w:shd w:val="clear" w:color="auto" w:fill="FFFFFF"/>
          <w:lang w:val="da-DK"/>
        </w:rPr>
        <w:t>Escribano</w:t>
      </w:r>
      <w:proofErr w:type="spellEnd"/>
      <w:r w:rsidRPr="00653746">
        <w:rPr>
          <w:rFonts w:cstheme="minorHAnsi"/>
          <w:color w:val="212121"/>
          <w:shd w:val="clear" w:color="auto" w:fill="FFFFFF"/>
          <w:lang w:val="da-DK"/>
        </w:rPr>
        <w:t xml:space="preserve"> </w:t>
      </w:r>
      <w:proofErr w:type="spellStart"/>
      <w:r w:rsidRPr="00653746">
        <w:rPr>
          <w:rFonts w:cstheme="minorHAnsi"/>
          <w:color w:val="212121"/>
          <w:shd w:val="clear" w:color="auto" w:fill="FFFFFF"/>
          <w:lang w:val="da-DK"/>
        </w:rPr>
        <w:t>Escrivá</w:t>
      </w:r>
      <w:proofErr w:type="spellEnd"/>
      <w:r w:rsidRPr="00653746">
        <w:rPr>
          <w:rFonts w:cstheme="minorHAnsi"/>
          <w:color w:val="212121"/>
          <w:shd w:val="clear" w:color="auto" w:fill="FFFFFF"/>
          <w:lang w:val="da-DK"/>
        </w:rPr>
        <w:t xml:space="preserve"> E, </w:t>
      </w:r>
      <w:proofErr w:type="spellStart"/>
      <w:r w:rsidRPr="00653746">
        <w:rPr>
          <w:rFonts w:cstheme="minorHAnsi"/>
          <w:color w:val="212121"/>
          <w:shd w:val="clear" w:color="auto" w:fill="FFFFFF"/>
          <w:lang w:val="da-DK"/>
        </w:rPr>
        <w:t>Francken</w:t>
      </w:r>
      <w:proofErr w:type="spellEnd"/>
      <w:r w:rsidRPr="00653746">
        <w:rPr>
          <w:rFonts w:cstheme="minorHAnsi"/>
          <w:color w:val="212121"/>
          <w:shd w:val="clear" w:color="auto" w:fill="FFFFFF"/>
          <w:lang w:val="da-DK"/>
        </w:rPr>
        <w:t xml:space="preserve"> M, Gibbon VE, </w:t>
      </w:r>
      <w:proofErr w:type="spellStart"/>
      <w:r w:rsidRPr="00653746">
        <w:rPr>
          <w:rFonts w:cstheme="minorHAnsi"/>
          <w:color w:val="212121"/>
          <w:shd w:val="clear" w:color="auto" w:fill="FFFFFF"/>
          <w:lang w:val="da-DK"/>
        </w:rPr>
        <w:t>González</w:t>
      </w:r>
      <w:proofErr w:type="spellEnd"/>
      <w:r w:rsidRPr="00653746">
        <w:rPr>
          <w:rFonts w:cstheme="minorHAnsi"/>
          <w:color w:val="212121"/>
          <w:shd w:val="clear" w:color="auto" w:fill="FFFFFF"/>
          <w:lang w:val="da-DK"/>
        </w:rPr>
        <w:t xml:space="preserve"> Morales MR, Grande </w:t>
      </w:r>
      <w:proofErr w:type="spellStart"/>
      <w:r w:rsidRPr="00653746">
        <w:rPr>
          <w:rFonts w:cstheme="minorHAnsi"/>
          <w:color w:val="212121"/>
          <w:shd w:val="clear" w:color="auto" w:fill="FFFFFF"/>
          <w:lang w:val="da-DK"/>
        </w:rPr>
        <w:t>Mateu</w:t>
      </w:r>
      <w:proofErr w:type="spellEnd"/>
      <w:r w:rsidRPr="00653746">
        <w:rPr>
          <w:rFonts w:cstheme="minorHAnsi"/>
          <w:color w:val="212121"/>
          <w:shd w:val="clear" w:color="auto" w:fill="FFFFFF"/>
          <w:lang w:val="da-DK"/>
        </w:rPr>
        <w:t xml:space="preserve"> A, </w:t>
      </w:r>
      <w:proofErr w:type="spellStart"/>
      <w:r w:rsidRPr="00653746">
        <w:rPr>
          <w:rFonts w:cstheme="minorHAnsi"/>
          <w:color w:val="212121"/>
          <w:shd w:val="clear" w:color="auto" w:fill="FFFFFF"/>
          <w:lang w:val="da-DK"/>
        </w:rPr>
        <w:t>Harvati</w:t>
      </w:r>
      <w:proofErr w:type="spellEnd"/>
      <w:r w:rsidRPr="00653746">
        <w:rPr>
          <w:rFonts w:cstheme="minorHAnsi"/>
          <w:color w:val="212121"/>
          <w:shd w:val="clear" w:color="auto" w:fill="FFFFFF"/>
          <w:lang w:val="da-DK"/>
        </w:rPr>
        <w:t xml:space="preserve"> K, Henry AG, Humphrey L, </w:t>
      </w:r>
      <w:proofErr w:type="spellStart"/>
      <w:r w:rsidRPr="00653746">
        <w:rPr>
          <w:rFonts w:cstheme="minorHAnsi"/>
          <w:color w:val="212121"/>
          <w:shd w:val="clear" w:color="auto" w:fill="FFFFFF"/>
          <w:lang w:val="da-DK"/>
        </w:rPr>
        <w:t>Menéndez</w:t>
      </w:r>
      <w:proofErr w:type="spellEnd"/>
      <w:r w:rsidRPr="00653746">
        <w:rPr>
          <w:rFonts w:cstheme="minorHAnsi"/>
          <w:color w:val="212121"/>
          <w:shd w:val="clear" w:color="auto" w:fill="FFFFFF"/>
          <w:lang w:val="da-DK"/>
        </w:rPr>
        <w:t xml:space="preserve"> M, </w:t>
      </w:r>
      <w:proofErr w:type="spellStart"/>
      <w:r w:rsidRPr="00653746">
        <w:rPr>
          <w:rFonts w:cstheme="minorHAnsi"/>
          <w:color w:val="212121"/>
          <w:shd w:val="clear" w:color="auto" w:fill="FFFFFF"/>
          <w:lang w:val="da-DK"/>
        </w:rPr>
        <w:t>Mihailović</w:t>
      </w:r>
      <w:proofErr w:type="spellEnd"/>
      <w:r w:rsidRPr="00653746">
        <w:rPr>
          <w:rFonts w:cstheme="minorHAnsi"/>
          <w:color w:val="212121"/>
          <w:shd w:val="clear" w:color="auto" w:fill="FFFFFF"/>
          <w:lang w:val="da-DK"/>
        </w:rPr>
        <w:t xml:space="preserve"> D, </w:t>
      </w:r>
      <w:proofErr w:type="spellStart"/>
      <w:r w:rsidRPr="00653746">
        <w:rPr>
          <w:rFonts w:cstheme="minorHAnsi"/>
          <w:color w:val="212121"/>
          <w:shd w:val="clear" w:color="auto" w:fill="FFFFFF"/>
          <w:lang w:val="da-DK"/>
        </w:rPr>
        <w:t>Peresani</w:t>
      </w:r>
      <w:proofErr w:type="spellEnd"/>
      <w:r w:rsidRPr="00653746">
        <w:rPr>
          <w:rFonts w:cstheme="minorHAnsi"/>
          <w:color w:val="212121"/>
          <w:shd w:val="clear" w:color="auto" w:fill="FFFFFF"/>
          <w:lang w:val="da-DK"/>
        </w:rPr>
        <w:t xml:space="preserve"> M, </w:t>
      </w:r>
      <w:proofErr w:type="spellStart"/>
      <w:r w:rsidRPr="00653746">
        <w:rPr>
          <w:rFonts w:cstheme="minorHAnsi"/>
          <w:color w:val="212121"/>
          <w:shd w:val="clear" w:color="auto" w:fill="FFFFFF"/>
          <w:lang w:val="da-DK"/>
        </w:rPr>
        <w:t>Rodríguez</w:t>
      </w:r>
      <w:proofErr w:type="spellEnd"/>
      <w:r w:rsidRPr="00653746">
        <w:rPr>
          <w:rFonts w:cstheme="minorHAnsi"/>
          <w:color w:val="212121"/>
          <w:shd w:val="clear" w:color="auto" w:fill="FFFFFF"/>
          <w:lang w:val="da-DK"/>
        </w:rPr>
        <w:t xml:space="preserve"> Moroder S, </w:t>
      </w:r>
      <w:proofErr w:type="spellStart"/>
      <w:r w:rsidRPr="00653746">
        <w:rPr>
          <w:rFonts w:cstheme="minorHAnsi"/>
          <w:color w:val="212121"/>
          <w:shd w:val="clear" w:color="auto" w:fill="FFFFFF"/>
          <w:lang w:val="da-DK"/>
        </w:rPr>
        <w:t>Roksandic</w:t>
      </w:r>
      <w:proofErr w:type="spellEnd"/>
      <w:r w:rsidRPr="00653746">
        <w:rPr>
          <w:rFonts w:cstheme="minorHAnsi"/>
          <w:color w:val="212121"/>
          <w:shd w:val="clear" w:color="auto" w:fill="FFFFFF"/>
          <w:lang w:val="da-DK"/>
        </w:rPr>
        <w:t xml:space="preserve"> M, Rougier H, </w:t>
      </w:r>
      <w:proofErr w:type="spellStart"/>
      <w:r w:rsidRPr="00653746">
        <w:rPr>
          <w:rFonts w:cstheme="minorHAnsi"/>
          <w:color w:val="212121"/>
          <w:shd w:val="clear" w:color="auto" w:fill="FFFFFF"/>
          <w:lang w:val="da-DK"/>
        </w:rPr>
        <w:t>Sázelová</w:t>
      </w:r>
      <w:proofErr w:type="spellEnd"/>
      <w:r w:rsidRPr="00653746">
        <w:rPr>
          <w:rFonts w:cstheme="minorHAnsi"/>
          <w:color w:val="212121"/>
          <w:shd w:val="clear" w:color="auto" w:fill="FFFFFF"/>
          <w:lang w:val="da-DK"/>
        </w:rPr>
        <w:t xml:space="preserve"> S, </w:t>
      </w:r>
      <w:proofErr w:type="spellStart"/>
      <w:r w:rsidRPr="00653746">
        <w:rPr>
          <w:rFonts w:cstheme="minorHAnsi"/>
          <w:color w:val="212121"/>
          <w:shd w:val="clear" w:color="auto" w:fill="FFFFFF"/>
          <w:lang w:val="da-DK"/>
        </w:rPr>
        <w:t>Stock</w:t>
      </w:r>
      <w:proofErr w:type="spellEnd"/>
      <w:r w:rsidRPr="00653746">
        <w:rPr>
          <w:rFonts w:cstheme="minorHAnsi"/>
          <w:color w:val="212121"/>
          <w:shd w:val="clear" w:color="auto" w:fill="FFFFFF"/>
          <w:lang w:val="da-DK"/>
        </w:rPr>
        <w:t xml:space="preserve"> JT, </w:t>
      </w:r>
      <w:proofErr w:type="spellStart"/>
      <w:r w:rsidRPr="00653746">
        <w:rPr>
          <w:rFonts w:cstheme="minorHAnsi"/>
          <w:color w:val="212121"/>
          <w:shd w:val="clear" w:color="auto" w:fill="FFFFFF"/>
          <w:lang w:val="da-DK"/>
        </w:rPr>
        <w:t>Straus</w:t>
      </w:r>
      <w:proofErr w:type="spellEnd"/>
      <w:r w:rsidRPr="00653746">
        <w:rPr>
          <w:rFonts w:cstheme="minorHAnsi"/>
          <w:color w:val="212121"/>
          <w:shd w:val="clear" w:color="auto" w:fill="FFFFFF"/>
          <w:lang w:val="da-DK"/>
        </w:rPr>
        <w:t xml:space="preserve"> LG, </w:t>
      </w:r>
      <w:proofErr w:type="spellStart"/>
      <w:r w:rsidRPr="00653746">
        <w:rPr>
          <w:rFonts w:cstheme="minorHAnsi"/>
          <w:color w:val="212121"/>
          <w:shd w:val="clear" w:color="auto" w:fill="FFFFFF"/>
          <w:lang w:val="da-DK"/>
        </w:rPr>
        <w:t>Svoboda</w:t>
      </w:r>
      <w:proofErr w:type="spellEnd"/>
      <w:r w:rsidRPr="00653746">
        <w:rPr>
          <w:rFonts w:cstheme="minorHAnsi"/>
          <w:color w:val="212121"/>
          <w:shd w:val="clear" w:color="auto" w:fill="FFFFFF"/>
          <w:lang w:val="da-DK"/>
        </w:rPr>
        <w:t xml:space="preserve"> J, </w:t>
      </w:r>
      <w:proofErr w:type="spellStart"/>
      <w:r w:rsidRPr="00653746">
        <w:rPr>
          <w:rFonts w:cstheme="minorHAnsi"/>
          <w:color w:val="212121"/>
          <w:shd w:val="clear" w:color="auto" w:fill="FFFFFF"/>
          <w:lang w:val="da-DK"/>
        </w:rPr>
        <w:t>Teßmann</w:t>
      </w:r>
      <w:proofErr w:type="spellEnd"/>
      <w:r w:rsidRPr="00653746">
        <w:rPr>
          <w:rFonts w:cstheme="minorHAnsi"/>
          <w:color w:val="212121"/>
          <w:shd w:val="clear" w:color="auto" w:fill="FFFFFF"/>
          <w:lang w:val="da-DK"/>
        </w:rPr>
        <w:t xml:space="preserve"> B, Walker MJ, Power RC, Lewis CM, </w:t>
      </w:r>
      <w:proofErr w:type="spellStart"/>
      <w:r w:rsidRPr="00653746">
        <w:rPr>
          <w:rFonts w:cstheme="minorHAnsi"/>
          <w:color w:val="212121"/>
          <w:shd w:val="clear" w:color="auto" w:fill="FFFFFF"/>
          <w:lang w:val="da-DK"/>
        </w:rPr>
        <w:t>Sankaranarayanan</w:t>
      </w:r>
      <w:proofErr w:type="spellEnd"/>
      <w:r w:rsidRPr="00653746">
        <w:rPr>
          <w:rFonts w:cstheme="minorHAnsi"/>
          <w:color w:val="212121"/>
          <w:shd w:val="clear" w:color="auto" w:fill="FFFFFF"/>
          <w:lang w:val="da-DK"/>
        </w:rPr>
        <w:t xml:space="preserve"> K, </w:t>
      </w:r>
      <w:proofErr w:type="spellStart"/>
      <w:r w:rsidRPr="00653746">
        <w:rPr>
          <w:rFonts w:cstheme="minorHAnsi"/>
          <w:color w:val="212121"/>
          <w:shd w:val="clear" w:color="auto" w:fill="FFFFFF"/>
          <w:lang w:val="da-DK"/>
        </w:rPr>
        <w:t>Guschanski</w:t>
      </w:r>
      <w:proofErr w:type="spellEnd"/>
      <w:r w:rsidRPr="00653746">
        <w:rPr>
          <w:rFonts w:cstheme="minorHAnsi"/>
          <w:color w:val="212121"/>
          <w:shd w:val="clear" w:color="auto" w:fill="FFFFFF"/>
          <w:lang w:val="da-DK"/>
        </w:rPr>
        <w:t xml:space="preserve"> K, Wrangham RW, </w:t>
      </w:r>
      <w:proofErr w:type="spellStart"/>
      <w:r w:rsidRPr="00653746">
        <w:rPr>
          <w:rFonts w:cstheme="minorHAnsi"/>
          <w:color w:val="212121"/>
          <w:shd w:val="clear" w:color="auto" w:fill="FFFFFF"/>
          <w:lang w:val="da-DK"/>
        </w:rPr>
        <w:t>Dewhirst</w:t>
      </w:r>
      <w:proofErr w:type="spellEnd"/>
      <w:r w:rsidRPr="00653746">
        <w:rPr>
          <w:rFonts w:cstheme="minorHAnsi"/>
          <w:color w:val="212121"/>
          <w:shd w:val="clear" w:color="auto" w:fill="FFFFFF"/>
          <w:lang w:val="da-DK"/>
        </w:rPr>
        <w:t xml:space="preserve"> FE, </w:t>
      </w:r>
      <w:proofErr w:type="spellStart"/>
      <w:r w:rsidRPr="00653746">
        <w:rPr>
          <w:rFonts w:cstheme="minorHAnsi"/>
          <w:color w:val="212121"/>
          <w:shd w:val="clear" w:color="auto" w:fill="FFFFFF"/>
          <w:lang w:val="da-DK"/>
        </w:rPr>
        <w:t>Salazar</w:t>
      </w:r>
      <w:proofErr w:type="spellEnd"/>
      <w:r w:rsidRPr="00653746">
        <w:rPr>
          <w:rFonts w:cstheme="minorHAnsi"/>
          <w:color w:val="212121"/>
          <w:shd w:val="clear" w:color="auto" w:fill="FFFFFF"/>
          <w:lang w:val="da-DK"/>
        </w:rPr>
        <w:t xml:space="preserve">-García DC, Krause J, </w:t>
      </w:r>
      <w:proofErr w:type="spellStart"/>
      <w:r w:rsidRPr="00653746">
        <w:rPr>
          <w:rFonts w:cstheme="minorHAnsi"/>
          <w:color w:val="212121"/>
          <w:shd w:val="clear" w:color="auto" w:fill="FFFFFF"/>
          <w:lang w:val="da-DK"/>
        </w:rPr>
        <w:t>Herbig</w:t>
      </w:r>
      <w:proofErr w:type="spellEnd"/>
      <w:r w:rsidRPr="00653746">
        <w:rPr>
          <w:rFonts w:cstheme="minorHAnsi"/>
          <w:color w:val="212121"/>
          <w:shd w:val="clear" w:color="auto" w:fill="FFFFFF"/>
          <w:lang w:val="da-DK"/>
        </w:rPr>
        <w:t xml:space="preserve"> A, </w:t>
      </w:r>
      <w:proofErr w:type="spellStart"/>
      <w:r w:rsidRPr="00653746">
        <w:rPr>
          <w:rFonts w:cstheme="minorHAnsi"/>
          <w:color w:val="212121"/>
          <w:shd w:val="clear" w:color="auto" w:fill="FFFFFF"/>
          <w:lang w:val="da-DK"/>
        </w:rPr>
        <w:t>Warinner</w:t>
      </w:r>
      <w:proofErr w:type="spellEnd"/>
      <w:r w:rsidRPr="00653746">
        <w:rPr>
          <w:rFonts w:cstheme="minorHAnsi"/>
          <w:color w:val="212121"/>
          <w:shd w:val="clear" w:color="auto" w:fill="FFFFFF"/>
          <w:lang w:val="da-DK"/>
        </w:rPr>
        <w:t xml:space="preserve"> C. The evolution and </w:t>
      </w:r>
      <w:proofErr w:type="spellStart"/>
      <w:r w:rsidRPr="00653746">
        <w:rPr>
          <w:rFonts w:cstheme="minorHAnsi"/>
          <w:color w:val="212121"/>
          <w:shd w:val="clear" w:color="auto" w:fill="FFFFFF"/>
          <w:lang w:val="da-DK"/>
        </w:rPr>
        <w:t>changing</w:t>
      </w:r>
      <w:proofErr w:type="spellEnd"/>
      <w:r w:rsidRPr="00653746">
        <w:rPr>
          <w:rFonts w:cstheme="minorHAnsi"/>
          <w:color w:val="212121"/>
          <w:shd w:val="clear" w:color="auto" w:fill="FFFFFF"/>
          <w:lang w:val="da-DK"/>
        </w:rPr>
        <w:t xml:space="preserve"> </w:t>
      </w:r>
      <w:proofErr w:type="spellStart"/>
      <w:r w:rsidRPr="00653746">
        <w:rPr>
          <w:rFonts w:cstheme="minorHAnsi"/>
          <w:color w:val="212121"/>
          <w:shd w:val="clear" w:color="auto" w:fill="FFFFFF"/>
          <w:lang w:val="da-DK"/>
        </w:rPr>
        <w:t>ecology</w:t>
      </w:r>
      <w:proofErr w:type="spellEnd"/>
      <w:r w:rsidRPr="00653746">
        <w:rPr>
          <w:rFonts w:cstheme="minorHAnsi"/>
          <w:color w:val="212121"/>
          <w:shd w:val="clear" w:color="auto" w:fill="FFFFFF"/>
          <w:lang w:val="da-DK"/>
        </w:rPr>
        <w:t xml:space="preserve"> of the </w:t>
      </w:r>
      <w:proofErr w:type="spellStart"/>
      <w:r w:rsidRPr="00653746">
        <w:rPr>
          <w:rFonts w:cstheme="minorHAnsi"/>
          <w:color w:val="212121"/>
          <w:shd w:val="clear" w:color="auto" w:fill="FFFFFF"/>
          <w:lang w:val="da-DK"/>
        </w:rPr>
        <w:t>African</w:t>
      </w:r>
      <w:proofErr w:type="spellEnd"/>
      <w:r w:rsidRPr="00653746">
        <w:rPr>
          <w:rFonts w:cstheme="minorHAnsi"/>
          <w:color w:val="212121"/>
          <w:shd w:val="clear" w:color="auto" w:fill="FFFFFF"/>
          <w:lang w:val="da-DK"/>
        </w:rPr>
        <w:t xml:space="preserve"> </w:t>
      </w:r>
      <w:proofErr w:type="spellStart"/>
      <w:r w:rsidRPr="00653746">
        <w:rPr>
          <w:rFonts w:cstheme="minorHAnsi"/>
          <w:color w:val="212121"/>
          <w:shd w:val="clear" w:color="auto" w:fill="FFFFFF"/>
          <w:lang w:val="da-DK"/>
        </w:rPr>
        <w:t>hominid</w:t>
      </w:r>
      <w:proofErr w:type="spellEnd"/>
      <w:r w:rsidRPr="00653746">
        <w:rPr>
          <w:rFonts w:cstheme="minorHAnsi"/>
          <w:color w:val="212121"/>
          <w:shd w:val="clear" w:color="auto" w:fill="FFFFFF"/>
          <w:lang w:val="da-DK"/>
        </w:rPr>
        <w:t xml:space="preserve"> oral </w:t>
      </w:r>
      <w:proofErr w:type="spellStart"/>
      <w:r w:rsidRPr="00653746">
        <w:rPr>
          <w:rFonts w:cstheme="minorHAnsi"/>
          <w:color w:val="212121"/>
          <w:shd w:val="clear" w:color="auto" w:fill="FFFFFF"/>
          <w:lang w:val="da-DK"/>
        </w:rPr>
        <w:t>microbiome</w:t>
      </w:r>
      <w:proofErr w:type="spellEnd"/>
      <w:r w:rsidRPr="00653746">
        <w:rPr>
          <w:rFonts w:cstheme="minorHAnsi"/>
          <w:color w:val="212121"/>
          <w:shd w:val="clear" w:color="auto" w:fill="FFFFFF"/>
          <w:lang w:val="da-DK"/>
        </w:rPr>
        <w:t xml:space="preserve">. </w:t>
      </w:r>
      <w:r w:rsidRPr="00653746">
        <w:rPr>
          <w:rFonts w:cstheme="minorHAnsi"/>
          <w:color w:val="212121"/>
          <w:shd w:val="clear" w:color="auto" w:fill="FFFFFF"/>
        </w:rPr>
        <w:t xml:space="preserve">Proc Natl </w:t>
      </w:r>
      <w:proofErr w:type="spellStart"/>
      <w:r w:rsidRPr="00653746">
        <w:rPr>
          <w:rFonts w:cstheme="minorHAnsi"/>
          <w:color w:val="212121"/>
          <w:shd w:val="clear" w:color="auto" w:fill="FFFFFF"/>
        </w:rPr>
        <w:t>Acad</w:t>
      </w:r>
      <w:proofErr w:type="spellEnd"/>
      <w:r w:rsidRPr="00653746">
        <w:rPr>
          <w:rFonts w:cstheme="minorHAnsi"/>
          <w:color w:val="212121"/>
          <w:shd w:val="clear" w:color="auto" w:fill="FFFFFF"/>
        </w:rPr>
        <w:t xml:space="preserve"> Sci U S A. 2021 May 18;118(20</w:t>
      </w:r>
      <w:proofErr w:type="gramStart"/>
      <w:r w:rsidRPr="00653746">
        <w:rPr>
          <w:rFonts w:cstheme="minorHAnsi"/>
          <w:color w:val="212121"/>
          <w:shd w:val="clear" w:color="auto" w:fill="FFFFFF"/>
        </w:rPr>
        <w:t>):e</w:t>
      </w:r>
      <w:proofErr w:type="gramEnd"/>
      <w:r w:rsidRPr="00653746">
        <w:rPr>
          <w:rFonts w:cstheme="minorHAnsi"/>
          <w:color w:val="212121"/>
          <w:shd w:val="clear" w:color="auto" w:fill="FFFFFF"/>
        </w:rPr>
        <w:t>2021655118.</w:t>
      </w:r>
    </w:p>
    <w:p w14:paraId="5225EB4D"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 xml:space="preserve">Marsh PD, </w:t>
      </w:r>
      <w:proofErr w:type="spellStart"/>
      <w:r w:rsidRPr="00653746">
        <w:rPr>
          <w:rFonts w:cstheme="minorHAnsi"/>
          <w:color w:val="212121"/>
          <w:shd w:val="clear" w:color="auto" w:fill="FFFFFF"/>
        </w:rPr>
        <w:t>Zaura</w:t>
      </w:r>
      <w:proofErr w:type="spellEnd"/>
      <w:r w:rsidRPr="00653746">
        <w:rPr>
          <w:rFonts w:cstheme="minorHAnsi"/>
          <w:color w:val="212121"/>
          <w:shd w:val="clear" w:color="auto" w:fill="FFFFFF"/>
        </w:rPr>
        <w:t xml:space="preserve"> E. Dental biofilm: ecological interactions in health and disease. J Clin </w:t>
      </w:r>
      <w:proofErr w:type="spellStart"/>
      <w:r w:rsidRPr="00653746">
        <w:rPr>
          <w:rFonts w:cstheme="minorHAnsi"/>
          <w:color w:val="212121"/>
          <w:shd w:val="clear" w:color="auto" w:fill="FFFFFF"/>
        </w:rPr>
        <w:t>Periodontol</w:t>
      </w:r>
      <w:proofErr w:type="spellEnd"/>
      <w:r w:rsidRPr="00653746">
        <w:rPr>
          <w:rFonts w:cstheme="minorHAnsi"/>
          <w:color w:val="212121"/>
          <w:shd w:val="clear" w:color="auto" w:fill="FFFFFF"/>
        </w:rPr>
        <w:t xml:space="preserve">. 2017 Mar;44 Suppl </w:t>
      </w:r>
      <w:proofErr w:type="gramStart"/>
      <w:r w:rsidRPr="00653746">
        <w:rPr>
          <w:rFonts w:cstheme="minorHAnsi"/>
          <w:color w:val="212121"/>
          <w:shd w:val="clear" w:color="auto" w:fill="FFFFFF"/>
        </w:rPr>
        <w:t>18:S</w:t>
      </w:r>
      <w:proofErr w:type="gramEnd"/>
      <w:r w:rsidRPr="00653746">
        <w:rPr>
          <w:rFonts w:cstheme="minorHAnsi"/>
          <w:color w:val="212121"/>
          <w:shd w:val="clear" w:color="auto" w:fill="FFFFFF"/>
        </w:rPr>
        <w:t>12-S22.</w:t>
      </w:r>
    </w:p>
    <w:p w14:paraId="13C0DBFE"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 xml:space="preserve">Chattopadhyay I, Verma M, Panda M. Role of Oral Microbiome Signatures in Diagnosis and Prognosis of Oral Cancer. Technol Cancer Res Treat. 2019 Jan </w:t>
      </w:r>
      <w:proofErr w:type="gramStart"/>
      <w:r w:rsidRPr="00653746">
        <w:rPr>
          <w:rFonts w:cstheme="minorHAnsi"/>
          <w:color w:val="212121"/>
          <w:shd w:val="clear" w:color="auto" w:fill="FFFFFF"/>
        </w:rPr>
        <w:t>1;18:1533033819867354</w:t>
      </w:r>
      <w:proofErr w:type="gramEnd"/>
      <w:r w:rsidRPr="00653746">
        <w:rPr>
          <w:rFonts w:cstheme="minorHAnsi"/>
          <w:color w:val="212121"/>
          <w:shd w:val="clear" w:color="auto" w:fill="FFFFFF"/>
        </w:rPr>
        <w:t>.</w:t>
      </w:r>
    </w:p>
    <w:p w14:paraId="68C44BC7" w14:textId="77777777" w:rsidR="00653746" w:rsidRPr="00653746" w:rsidRDefault="00653746" w:rsidP="004B4E28">
      <w:pPr>
        <w:pStyle w:val="ListNumber"/>
        <w:jc w:val="both"/>
        <w:rPr>
          <w:rFonts w:cstheme="minorHAnsi"/>
          <w:lang w:val="da-DK"/>
        </w:rPr>
      </w:pPr>
      <w:proofErr w:type="spellStart"/>
      <w:r w:rsidRPr="00653746">
        <w:rPr>
          <w:rFonts w:cstheme="minorHAnsi"/>
          <w:color w:val="212121"/>
          <w:shd w:val="clear" w:color="auto" w:fill="FFFFFF"/>
          <w:lang w:val="da-DK"/>
        </w:rPr>
        <w:t>Abranches</w:t>
      </w:r>
      <w:proofErr w:type="spellEnd"/>
      <w:r w:rsidRPr="00653746">
        <w:rPr>
          <w:rFonts w:cstheme="minorHAnsi"/>
          <w:color w:val="212121"/>
          <w:shd w:val="clear" w:color="auto" w:fill="FFFFFF"/>
          <w:lang w:val="da-DK"/>
        </w:rPr>
        <w:t xml:space="preserve"> J, </w:t>
      </w:r>
      <w:proofErr w:type="spellStart"/>
      <w:r w:rsidRPr="00653746">
        <w:rPr>
          <w:rFonts w:cstheme="minorHAnsi"/>
          <w:color w:val="212121"/>
          <w:shd w:val="clear" w:color="auto" w:fill="FFFFFF"/>
          <w:lang w:val="da-DK"/>
        </w:rPr>
        <w:t>Zeng</w:t>
      </w:r>
      <w:proofErr w:type="spellEnd"/>
      <w:r w:rsidRPr="00653746">
        <w:rPr>
          <w:rFonts w:cstheme="minorHAnsi"/>
          <w:color w:val="212121"/>
          <w:shd w:val="clear" w:color="auto" w:fill="FFFFFF"/>
          <w:lang w:val="da-DK"/>
        </w:rPr>
        <w:t xml:space="preserve"> L, </w:t>
      </w:r>
      <w:proofErr w:type="spellStart"/>
      <w:r w:rsidRPr="00653746">
        <w:rPr>
          <w:rFonts w:cstheme="minorHAnsi"/>
          <w:color w:val="212121"/>
          <w:shd w:val="clear" w:color="auto" w:fill="FFFFFF"/>
          <w:lang w:val="da-DK"/>
        </w:rPr>
        <w:t>Kajfasz</w:t>
      </w:r>
      <w:proofErr w:type="spellEnd"/>
      <w:r w:rsidRPr="00653746">
        <w:rPr>
          <w:rFonts w:cstheme="minorHAnsi"/>
          <w:color w:val="212121"/>
          <w:shd w:val="clear" w:color="auto" w:fill="FFFFFF"/>
          <w:lang w:val="da-DK"/>
        </w:rPr>
        <w:t xml:space="preserve"> JK, Palmer SR, </w:t>
      </w:r>
      <w:proofErr w:type="spellStart"/>
      <w:r w:rsidRPr="00653746">
        <w:rPr>
          <w:rFonts w:cstheme="minorHAnsi"/>
          <w:color w:val="212121"/>
          <w:shd w:val="clear" w:color="auto" w:fill="FFFFFF"/>
          <w:lang w:val="da-DK"/>
        </w:rPr>
        <w:t>Chakraborty</w:t>
      </w:r>
      <w:proofErr w:type="spellEnd"/>
      <w:r w:rsidRPr="00653746">
        <w:rPr>
          <w:rFonts w:cstheme="minorHAnsi"/>
          <w:color w:val="212121"/>
          <w:shd w:val="clear" w:color="auto" w:fill="FFFFFF"/>
          <w:lang w:val="da-DK"/>
        </w:rPr>
        <w:t xml:space="preserve"> B, Wen ZT, Richards VP, Brady LJ, </w:t>
      </w:r>
      <w:proofErr w:type="spellStart"/>
      <w:r w:rsidRPr="00653746">
        <w:rPr>
          <w:rFonts w:cstheme="minorHAnsi"/>
          <w:color w:val="212121"/>
          <w:shd w:val="clear" w:color="auto" w:fill="FFFFFF"/>
          <w:lang w:val="da-DK"/>
        </w:rPr>
        <w:t>Lemos</w:t>
      </w:r>
      <w:proofErr w:type="spellEnd"/>
      <w:r w:rsidRPr="00653746">
        <w:rPr>
          <w:rFonts w:cstheme="minorHAnsi"/>
          <w:color w:val="212121"/>
          <w:shd w:val="clear" w:color="auto" w:fill="FFFFFF"/>
          <w:lang w:val="da-DK"/>
        </w:rPr>
        <w:t xml:space="preserve"> JA. </w:t>
      </w:r>
      <w:r w:rsidRPr="00653746">
        <w:rPr>
          <w:rFonts w:cstheme="minorHAnsi"/>
          <w:color w:val="212121"/>
          <w:shd w:val="clear" w:color="auto" w:fill="FFFFFF"/>
        </w:rPr>
        <w:t xml:space="preserve">Biology of Oral Streptococci. Microbiol </w:t>
      </w:r>
      <w:proofErr w:type="spellStart"/>
      <w:r w:rsidRPr="00653746">
        <w:rPr>
          <w:rFonts w:cstheme="minorHAnsi"/>
          <w:color w:val="212121"/>
          <w:shd w:val="clear" w:color="auto" w:fill="FFFFFF"/>
        </w:rPr>
        <w:t>Spectr</w:t>
      </w:r>
      <w:proofErr w:type="spellEnd"/>
      <w:r w:rsidRPr="00653746">
        <w:rPr>
          <w:rFonts w:cstheme="minorHAnsi"/>
          <w:color w:val="212121"/>
          <w:shd w:val="clear" w:color="auto" w:fill="FFFFFF"/>
        </w:rPr>
        <w:t>. 2018 Oct;6(5</w:t>
      </w:r>
      <w:proofErr w:type="gramStart"/>
      <w:r w:rsidRPr="00653746">
        <w:rPr>
          <w:rFonts w:cstheme="minorHAnsi"/>
          <w:color w:val="212121"/>
          <w:shd w:val="clear" w:color="auto" w:fill="FFFFFF"/>
        </w:rPr>
        <w:t>):10.1128/microbiolspec.GPP3</w:t>
      </w:r>
      <w:proofErr w:type="gramEnd"/>
      <w:r w:rsidRPr="00653746">
        <w:rPr>
          <w:rFonts w:cstheme="minorHAnsi"/>
          <w:color w:val="212121"/>
          <w:shd w:val="clear" w:color="auto" w:fill="FFFFFF"/>
        </w:rPr>
        <w:t>-0042-2018.</w:t>
      </w:r>
    </w:p>
    <w:p w14:paraId="4D9C0D73" w14:textId="77777777" w:rsidR="00653746" w:rsidRPr="00255219" w:rsidRDefault="00653746" w:rsidP="004B4E28">
      <w:pPr>
        <w:pStyle w:val="ListNumber"/>
        <w:jc w:val="both"/>
        <w:rPr>
          <w:rFonts w:cstheme="minorHAnsi"/>
          <w:rPrChange w:id="124" w:author="Daniel Midjord-Belstrøm" w:date="2021-06-15T08:34:00Z">
            <w:rPr>
              <w:rFonts w:cstheme="minorHAnsi"/>
              <w:lang w:val="da-DK"/>
            </w:rPr>
          </w:rPrChange>
        </w:rPr>
      </w:pPr>
      <w:r w:rsidRPr="00653746">
        <w:rPr>
          <w:rFonts w:cstheme="minorHAnsi"/>
          <w:color w:val="212121"/>
          <w:shd w:val="clear" w:color="auto" w:fill="FFFFFF"/>
        </w:rPr>
        <w:t>Jenkinson HF. Cell surface protein receptors in oral streptococci. FEMS Microbiol Lett. 1994 Aug 15;121(2):133-40.</w:t>
      </w:r>
    </w:p>
    <w:p w14:paraId="76BCCDCA"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Takahashi N. Oral Microbiome Metabolism: From "Who Are They?" to "What Are They Doing?". J Dent Res. 2015 Dec;94(12):1628-37.</w:t>
      </w:r>
    </w:p>
    <w:p w14:paraId="442FB67E" w14:textId="77777777" w:rsidR="00653746" w:rsidRPr="00653746" w:rsidRDefault="00653746" w:rsidP="004B4E28">
      <w:pPr>
        <w:pStyle w:val="ListNumber"/>
        <w:jc w:val="both"/>
        <w:rPr>
          <w:rFonts w:cstheme="minorHAnsi"/>
          <w:lang w:val="da-DK"/>
        </w:rPr>
      </w:pPr>
      <w:proofErr w:type="spellStart"/>
      <w:r w:rsidRPr="00653746">
        <w:rPr>
          <w:rFonts w:cstheme="minorHAnsi"/>
          <w:color w:val="212121"/>
          <w:shd w:val="clear" w:color="auto" w:fill="FFFFFF"/>
        </w:rPr>
        <w:t>Busuioc</w:t>
      </w:r>
      <w:proofErr w:type="spellEnd"/>
      <w:r w:rsidRPr="00653746">
        <w:rPr>
          <w:rFonts w:cstheme="minorHAnsi"/>
          <w:color w:val="212121"/>
          <w:shd w:val="clear" w:color="auto" w:fill="FFFFFF"/>
        </w:rPr>
        <w:t xml:space="preserve"> M, </w:t>
      </w:r>
      <w:proofErr w:type="spellStart"/>
      <w:r w:rsidRPr="00653746">
        <w:rPr>
          <w:rFonts w:cstheme="minorHAnsi"/>
          <w:color w:val="212121"/>
          <w:shd w:val="clear" w:color="auto" w:fill="FFFFFF"/>
        </w:rPr>
        <w:t>Mackiewicz</w:t>
      </w:r>
      <w:proofErr w:type="spellEnd"/>
      <w:r w:rsidRPr="00653746">
        <w:rPr>
          <w:rFonts w:cstheme="minorHAnsi"/>
          <w:color w:val="212121"/>
          <w:shd w:val="clear" w:color="auto" w:fill="FFFFFF"/>
        </w:rPr>
        <w:t xml:space="preserve"> K, Buttaro BA, </w:t>
      </w:r>
      <w:proofErr w:type="spellStart"/>
      <w:r w:rsidRPr="00653746">
        <w:rPr>
          <w:rFonts w:cstheme="minorHAnsi"/>
          <w:color w:val="212121"/>
          <w:shd w:val="clear" w:color="auto" w:fill="FFFFFF"/>
        </w:rPr>
        <w:t>Piggot</w:t>
      </w:r>
      <w:proofErr w:type="spellEnd"/>
      <w:r w:rsidRPr="00653746">
        <w:rPr>
          <w:rFonts w:cstheme="minorHAnsi"/>
          <w:color w:val="212121"/>
          <w:shd w:val="clear" w:color="auto" w:fill="FFFFFF"/>
        </w:rPr>
        <w:t xml:space="preserve"> PJ. Role of intracellular polysaccharide in persistence of Streptococcus </w:t>
      </w:r>
      <w:proofErr w:type="spellStart"/>
      <w:r w:rsidRPr="00653746">
        <w:rPr>
          <w:rFonts w:cstheme="minorHAnsi"/>
          <w:color w:val="212121"/>
          <w:shd w:val="clear" w:color="auto" w:fill="FFFFFF"/>
        </w:rPr>
        <w:t>mutans</w:t>
      </w:r>
      <w:proofErr w:type="spellEnd"/>
      <w:r w:rsidRPr="00653746">
        <w:rPr>
          <w:rFonts w:cstheme="minorHAnsi"/>
          <w:color w:val="212121"/>
          <w:shd w:val="clear" w:color="auto" w:fill="FFFFFF"/>
        </w:rPr>
        <w:t xml:space="preserve">. J </w:t>
      </w:r>
      <w:proofErr w:type="spellStart"/>
      <w:r w:rsidRPr="00653746">
        <w:rPr>
          <w:rFonts w:cstheme="minorHAnsi"/>
          <w:color w:val="212121"/>
          <w:shd w:val="clear" w:color="auto" w:fill="FFFFFF"/>
        </w:rPr>
        <w:t>Bacteriol</w:t>
      </w:r>
      <w:proofErr w:type="spellEnd"/>
      <w:r w:rsidRPr="00653746">
        <w:rPr>
          <w:rFonts w:cstheme="minorHAnsi"/>
          <w:color w:val="212121"/>
          <w:shd w:val="clear" w:color="auto" w:fill="FFFFFF"/>
        </w:rPr>
        <w:t>. 2009 Dec;191(23):7315-22. </w:t>
      </w:r>
    </w:p>
    <w:p w14:paraId="7578E034" w14:textId="77777777" w:rsidR="00653746" w:rsidRPr="00653746" w:rsidRDefault="00653746" w:rsidP="004B4E28">
      <w:pPr>
        <w:pStyle w:val="ListNumber"/>
        <w:jc w:val="both"/>
        <w:rPr>
          <w:rFonts w:cstheme="minorHAnsi"/>
          <w:lang w:val="da-DK"/>
        </w:rPr>
      </w:pPr>
      <w:proofErr w:type="spellStart"/>
      <w:r w:rsidRPr="00653746">
        <w:rPr>
          <w:rFonts w:cstheme="minorHAnsi"/>
          <w:color w:val="212121"/>
          <w:shd w:val="clear" w:color="auto" w:fill="FFFFFF"/>
          <w:lang w:val="da-DK"/>
        </w:rPr>
        <w:t>Koo</w:t>
      </w:r>
      <w:proofErr w:type="spellEnd"/>
      <w:r w:rsidRPr="00653746">
        <w:rPr>
          <w:rFonts w:cstheme="minorHAnsi"/>
          <w:color w:val="212121"/>
          <w:shd w:val="clear" w:color="auto" w:fill="FFFFFF"/>
          <w:lang w:val="da-DK"/>
        </w:rPr>
        <w:t xml:space="preserve"> H, </w:t>
      </w:r>
      <w:proofErr w:type="spellStart"/>
      <w:r w:rsidRPr="00653746">
        <w:rPr>
          <w:rFonts w:cstheme="minorHAnsi"/>
          <w:color w:val="212121"/>
          <w:shd w:val="clear" w:color="auto" w:fill="FFFFFF"/>
          <w:lang w:val="da-DK"/>
        </w:rPr>
        <w:t>Falsetta</w:t>
      </w:r>
      <w:proofErr w:type="spellEnd"/>
      <w:r w:rsidRPr="00653746">
        <w:rPr>
          <w:rFonts w:cstheme="minorHAnsi"/>
          <w:color w:val="212121"/>
          <w:shd w:val="clear" w:color="auto" w:fill="FFFFFF"/>
          <w:lang w:val="da-DK"/>
        </w:rPr>
        <w:t xml:space="preserve"> ML, Klein MI. </w:t>
      </w:r>
      <w:r w:rsidRPr="00653746">
        <w:rPr>
          <w:rFonts w:cstheme="minorHAnsi"/>
          <w:color w:val="212121"/>
          <w:shd w:val="clear" w:color="auto" w:fill="FFFFFF"/>
        </w:rPr>
        <w:t>The exopolysaccharide matrix: a virulence determinant of cariogenic biofilm. J Dent Res. 2013 Dec;92(12):1065-73.</w:t>
      </w:r>
    </w:p>
    <w:p w14:paraId="393E2254" w14:textId="77777777" w:rsidR="00653746" w:rsidRPr="00653746" w:rsidRDefault="00653746" w:rsidP="004B4E28">
      <w:pPr>
        <w:pStyle w:val="ListNumber"/>
        <w:jc w:val="both"/>
        <w:rPr>
          <w:rFonts w:cstheme="minorHAnsi"/>
          <w:lang w:val="da-DK"/>
        </w:rPr>
      </w:pPr>
      <w:r w:rsidRPr="001E2483">
        <w:rPr>
          <w:rFonts w:cstheme="minorHAnsi"/>
          <w:color w:val="212121"/>
          <w:shd w:val="clear" w:color="auto" w:fill="FFFFFF"/>
          <w:lang w:val="fr-CH"/>
        </w:rPr>
        <w:t xml:space="preserve">Moye ZD, </w:t>
      </w:r>
      <w:proofErr w:type="spellStart"/>
      <w:r w:rsidRPr="001E2483">
        <w:rPr>
          <w:rFonts w:cstheme="minorHAnsi"/>
          <w:color w:val="212121"/>
          <w:shd w:val="clear" w:color="auto" w:fill="FFFFFF"/>
          <w:lang w:val="fr-CH"/>
        </w:rPr>
        <w:t>Zeng</w:t>
      </w:r>
      <w:proofErr w:type="spellEnd"/>
      <w:r w:rsidRPr="001E2483">
        <w:rPr>
          <w:rFonts w:cstheme="minorHAnsi"/>
          <w:color w:val="212121"/>
          <w:shd w:val="clear" w:color="auto" w:fill="FFFFFF"/>
          <w:lang w:val="fr-CH"/>
        </w:rPr>
        <w:t xml:space="preserve"> L, Burne RA. </w:t>
      </w:r>
      <w:r w:rsidRPr="00653746">
        <w:rPr>
          <w:rFonts w:cstheme="minorHAnsi"/>
          <w:color w:val="212121"/>
          <w:shd w:val="clear" w:color="auto" w:fill="FFFFFF"/>
        </w:rPr>
        <w:t xml:space="preserve">Fueling the caries process: carbohydrate metabolism and gene regulation by Streptococcus </w:t>
      </w:r>
      <w:proofErr w:type="spellStart"/>
      <w:r w:rsidRPr="00653746">
        <w:rPr>
          <w:rFonts w:cstheme="minorHAnsi"/>
          <w:color w:val="212121"/>
          <w:shd w:val="clear" w:color="auto" w:fill="FFFFFF"/>
        </w:rPr>
        <w:t>mutans</w:t>
      </w:r>
      <w:proofErr w:type="spellEnd"/>
      <w:r w:rsidRPr="00653746">
        <w:rPr>
          <w:rFonts w:cstheme="minorHAnsi"/>
          <w:color w:val="212121"/>
          <w:shd w:val="clear" w:color="auto" w:fill="FFFFFF"/>
        </w:rPr>
        <w:t>. J Oral Microbiol. 2014 Sep 5;6.</w:t>
      </w:r>
    </w:p>
    <w:p w14:paraId="1FB7B8AD" w14:textId="77777777" w:rsidR="00653746" w:rsidRPr="00653746" w:rsidRDefault="00653746" w:rsidP="004B4E28">
      <w:pPr>
        <w:pStyle w:val="ListNumber"/>
        <w:jc w:val="both"/>
        <w:rPr>
          <w:rFonts w:cstheme="minorHAnsi"/>
          <w:lang w:val="da-DK"/>
        </w:rPr>
      </w:pPr>
      <w:proofErr w:type="spellStart"/>
      <w:r w:rsidRPr="00653746">
        <w:rPr>
          <w:rFonts w:cstheme="minorHAnsi"/>
          <w:color w:val="212121"/>
          <w:shd w:val="clear" w:color="auto" w:fill="FFFFFF"/>
        </w:rPr>
        <w:t>Nyvad</w:t>
      </w:r>
      <w:proofErr w:type="spellEnd"/>
      <w:r w:rsidRPr="00653746">
        <w:rPr>
          <w:rFonts w:cstheme="minorHAnsi"/>
          <w:color w:val="212121"/>
          <w:shd w:val="clear" w:color="auto" w:fill="FFFFFF"/>
        </w:rPr>
        <w:t xml:space="preserve"> B, Takahashi N. Integrated hypothesis of dental caries and periodontal diseases. J Oral Microbiol. 2020 Jan 7;12(1):1710953.</w:t>
      </w:r>
    </w:p>
    <w:p w14:paraId="66347540"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 xml:space="preserve">Lamont RJ, Koo H, </w:t>
      </w:r>
      <w:proofErr w:type="spellStart"/>
      <w:r w:rsidRPr="00653746">
        <w:rPr>
          <w:rFonts w:cstheme="minorHAnsi"/>
          <w:color w:val="212121"/>
          <w:shd w:val="clear" w:color="auto" w:fill="FFFFFF"/>
        </w:rPr>
        <w:t>Hajishengallis</w:t>
      </w:r>
      <w:proofErr w:type="spellEnd"/>
      <w:r w:rsidRPr="00653746">
        <w:rPr>
          <w:rFonts w:cstheme="minorHAnsi"/>
          <w:color w:val="212121"/>
          <w:shd w:val="clear" w:color="auto" w:fill="FFFFFF"/>
        </w:rPr>
        <w:t xml:space="preserve"> G. The oral microbiota: dynamic communities and host interactions. Nat Rev Microbiol. 2018 Dec;16(12):745-759.</w:t>
      </w:r>
    </w:p>
    <w:p w14:paraId="0582FF21" w14:textId="77777777" w:rsidR="00653746" w:rsidRPr="00653746" w:rsidRDefault="00653746" w:rsidP="004B4E28">
      <w:pPr>
        <w:pStyle w:val="ListNumber"/>
        <w:jc w:val="both"/>
        <w:rPr>
          <w:rFonts w:cstheme="minorHAnsi"/>
          <w:lang w:val="da-DK"/>
        </w:rPr>
      </w:pPr>
      <w:proofErr w:type="spellStart"/>
      <w:r w:rsidRPr="00653746">
        <w:rPr>
          <w:rFonts w:cstheme="minorHAnsi"/>
          <w:color w:val="212121"/>
          <w:shd w:val="clear" w:color="auto" w:fill="FFFFFF"/>
        </w:rPr>
        <w:t>Belstrøm</w:t>
      </w:r>
      <w:proofErr w:type="spellEnd"/>
      <w:r w:rsidRPr="00653746">
        <w:rPr>
          <w:rFonts w:cstheme="minorHAnsi"/>
          <w:color w:val="212121"/>
          <w:shd w:val="clear" w:color="auto" w:fill="FFFFFF"/>
        </w:rPr>
        <w:t xml:space="preserve"> D. The salivary microbiota in health and disease. J Oral Microbiol. 2020 Feb 4;12(1):1723975.</w:t>
      </w:r>
    </w:p>
    <w:p w14:paraId="0D825787"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lastRenderedPageBreak/>
        <w:t xml:space="preserve">Lal D, Verma M, Lal R. Exploring internal features of 16S rRNA gene for identification of clinically relevant species of the genus Streptococcus. Ann Clin Microbiol </w:t>
      </w:r>
      <w:proofErr w:type="spellStart"/>
      <w:r w:rsidRPr="00653746">
        <w:rPr>
          <w:rFonts w:cstheme="minorHAnsi"/>
          <w:color w:val="212121"/>
          <w:shd w:val="clear" w:color="auto" w:fill="FFFFFF"/>
        </w:rPr>
        <w:t>Antimicrob</w:t>
      </w:r>
      <w:proofErr w:type="spellEnd"/>
      <w:r w:rsidRPr="00653746">
        <w:rPr>
          <w:rFonts w:cstheme="minorHAnsi"/>
          <w:color w:val="212121"/>
          <w:shd w:val="clear" w:color="auto" w:fill="FFFFFF"/>
        </w:rPr>
        <w:t xml:space="preserve">. 2011 Jun </w:t>
      </w:r>
      <w:proofErr w:type="gramStart"/>
      <w:r w:rsidRPr="00653746">
        <w:rPr>
          <w:rFonts w:cstheme="minorHAnsi"/>
          <w:color w:val="212121"/>
          <w:shd w:val="clear" w:color="auto" w:fill="FFFFFF"/>
        </w:rPr>
        <w:t>25;10:28</w:t>
      </w:r>
      <w:proofErr w:type="gramEnd"/>
      <w:r w:rsidRPr="00653746">
        <w:rPr>
          <w:rFonts w:cstheme="minorHAnsi"/>
          <w:color w:val="212121"/>
          <w:shd w:val="clear" w:color="auto" w:fill="FFFFFF"/>
        </w:rPr>
        <w:t>.</w:t>
      </w:r>
    </w:p>
    <w:p w14:paraId="5C6494E8"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 xml:space="preserve">Kilian M, Chapple IL, </w:t>
      </w:r>
      <w:proofErr w:type="spellStart"/>
      <w:r w:rsidRPr="00653746">
        <w:rPr>
          <w:rFonts w:cstheme="minorHAnsi"/>
          <w:color w:val="212121"/>
          <w:shd w:val="clear" w:color="auto" w:fill="FFFFFF"/>
        </w:rPr>
        <w:t>Hannig</w:t>
      </w:r>
      <w:proofErr w:type="spellEnd"/>
      <w:r w:rsidRPr="00653746">
        <w:rPr>
          <w:rFonts w:cstheme="minorHAnsi"/>
          <w:color w:val="212121"/>
          <w:shd w:val="clear" w:color="auto" w:fill="FFFFFF"/>
        </w:rPr>
        <w:t xml:space="preserve"> M, Marsh PD, </w:t>
      </w:r>
      <w:proofErr w:type="spellStart"/>
      <w:r w:rsidRPr="00653746">
        <w:rPr>
          <w:rFonts w:cstheme="minorHAnsi"/>
          <w:color w:val="212121"/>
          <w:shd w:val="clear" w:color="auto" w:fill="FFFFFF"/>
        </w:rPr>
        <w:t>Meuric</w:t>
      </w:r>
      <w:proofErr w:type="spellEnd"/>
      <w:r w:rsidRPr="00653746">
        <w:rPr>
          <w:rFonts w:cstheme="minorHAnsi"/>
          <w:color w:val="212121"/>
          <w:shd w:val="clear" w:color="auto" w:fill="FFFFFF"/>
        </w:rPr>
        <w:t xml:space="preserve"> V, Pedersen AM, </w:t>
      </w:r>
      <w:proofErr w:type="spellStart"/>
      <w:r w:rsidRPr="00653746">
        <w:rPr>
          <w:rFonts w:cstheme="minorHAnsi"/>
          <w:color w:val="212121"/>
          <w:shd w:val="clear" w:color="auto" w:fill="FFFFFF"/>
        </w:rPr>
        <w:t>Tonetti</w:t>
      </w:r>
      <w:proofErr w:type="spellEnd"/>
      <w:r w:rsidRPr="00653746">
        <w:rPr>
          <w:rFonts w:cstheme="minorHAnsi"/>
          <w:color w:val="212121"/>
          <w:shd w:val="clear" w:color="auto" w:fill="FFFFFF"/>
        </w:rPr>
        <w:t xml:space="preserve"> MS, Wade WG, </w:t>
      </w:r>
      <w:proofErr w:type="spellStart"/>
      <w:r w:rsidRPr="00653746">
        <w:rPr>
          <w:rFonts w:cstheme="minorHAnsi"/>
          <w:color w:val="212121"/>
          <w:shd w:val="clear" w:color="auto" w:fill="FFFFFF"/>
        </w:rPr>
        <w:t>Zaura</w:t>
      </w:r>
      <w:proofErr w:type="spellEnd"/>
      <w:r w:rsidRPr="00653746">
        <w:rPr>
          <w:rFonts w:cstheme="minorHAnsi"/>
          <w:color w:val="212121"/>
          <w:shd w:val="clear" w:color="auto" w:fill="FFFFFF"/>
        </w:rPr>
        <w:t xml:space="preserve"> E. The oral microbiome - an update for oral healthcare professionals. Br Dent J. 2016 Nov 18;221(10):657-666.</w:t>
      </w:r>
    </w:p>
    <w:p w14:paraId="19B17155"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 xml:space="preserve">Asakawa M, Takeshita T, </w:t>
      </w:r>
      <w:proofErr w:type="spellStart"/>
      <w:r w:rsidRPr="00653746">
        <w:rPr>
          <w:rFonts w:cstheme="minorHAnsi"/>
          <w:color w:val="212121"/>
          <w:shd w:val="clear" w:color="auto" w:fill="FFFFFF"/>
        </w:rPr>
        <w:t>Furuta</w:t>
      </w:r>
      <w:proofErr w:type="spellEnd"/>
      <w:r w:rsidRPr="00653746">
        <w:rPr>
          <w:rFonts w:cstheme="minorHAnsi"/>
          <w:color w:val="212121"/>
          <w:shd w:val="clear" w:color="auto" w:fill="FFFFFF"/>
        </w:rPr>
        <w:t xml:space="preserve"> M, </w:t>
      </w:r>
      <w:proofErr w:type="spellStart"/>
      <w:r w:rsidRPr="00653746">
        <w:rPr>
          <w:rFonts w:cstheme="minorHAnsi"/>
          <w:color w:val="212121"/>
          <w:shd w:val="clear" w:color="auto" w:fill="FFFFFF"/>
        </w:rPr>
        <w:t>Kageyama</w:t>
      </w:r>
      <w:proofErr w:type="spellEnd"/>
      <w:r w:rsidRPr="00653746">
        <w:rPr>
          <w:rFonts w:cstheme="minorHAnsi"/>
          <w:color w:val="212121"/>
          <w:shd w:val="clear" w:color="auto" w:fill="FFFFFF"/>
        </w:rPr>
        <w:t xml:space="preserve"> S, Takeuchi K, </w:t>
      </w:r>
      <w:proofErr w:type="spellStart"/>
      <w:r w:rsidRPr="00653746">
        <w:rPr>
          <w:rFonts w:cstheme="minorHAnsi"/>
          <w:color w:val="212121"/>
          <w:shd w:val="clear" w:color="auto" w:fill="FFFFFF"/>
        </w:rPr>
        <w:t>Hata</w:t>
      </w:r>
      <w:proofErr w:type="spellEnd"/>
      <w:r w:rsidRPr="00653746">
        <w:rPr>
          <w:rFonts w:cstheme="minorHAnsi"/>
          <w:color w:val="212121"/>
          <w:shd w:val="clear" w:color="auto" w:fill="FFFFFF"/>
        </w:rPr>
        <w:t xml:space="preserve"> J, Ninomiya T, Yamashita Y. Tongue Microbiota and Oral Health Status in Community-Dwelling Elderly Adults. </w:t>
      </w:r>
      <w:proofErr w:type="spellStart"/>
      <w:r w:rsidRPr="00653746">
        <w:rPr>
          <w:rFonts w:cstheme="minorHAnsi"/>
          <w:color w:val="212121"/>
          <w:shd w:val="clear" w:color="auto" w:fill="FFFFFF"/>
        </w:rPr>
        <w:t>mSphere</w:t>
      </w:r>
      <w:proofErr w:type="spellEnd"/>
      <w:r w:rsidRPr="00653746">
        <w:rPr>
          <w:rFonts w:cstheme="minorHAnsi"/>
          <w:color w:val="212121"/>
          <w:shd w:val="clear" w:color="auto" w:fill="FFFFFF"/>
        </w:rPr>
        <w:t>. 2018 Aug 15;3(4</w:t>
      </w:r>
      <w:proofErr w:type="gramStart"/>
      <w:r w:rsidRPr="00653746">
        <w:rPr>
          <w:rFonts w:cstheme="minorHAnsi"/>
          <w:color w:val="212121"/>
          <w:shd w:val="clear" w:color="auto" w:fill="FFFFFF"/>
        </w:rPr>
        <w:t>):e</w:t>
      </w:r>
      <w:proofErr w:type="gramEnd"/>
      <w:r w:rsidRPr="00653746">
        <w:rPr>
          <w:rFonts w:cstheme="minorHAnsi"/>
          <w:color w:val="212121"/>
          <w:shd w:val="clear" w:color="auto" w:fill="FFFFFF"/>
        </w:rPr>
        <w:t>00332-18.</w:t>
      </w:r>
    </w:p>
    <w:p w14:paraId="475596AE" w14:textId="77777777" w:rsidR="00653746" w:rsidRPr="00653746" w:rsidRDefault="00653746" w:rsidP="004B4E28">
      <w:pPr>
        <w:pStyle w:val="ListNumber"/>
        <w:jc w:val="both"/>
        <w:rPr>
          <w:rFonts w:cstheme="minorHAnsi"/>
          <w:lang w:val="da-DK"/>
        </w:rPr>
      </w:pPr>
      <w:r w:rsidRPr="00653746">
        <w:rPr>
          <w:rFonts w:cstheme="minorHAnsi"/>
          <w:color w:val="212121"/>
          <w:shd w:val="clear" w:color="auto" w:fill="FFFFFF"/>
        </w:rPr>
        <w:t xml:space="preserve">Berger D, </w:t>
      </w:r>
      <w:proofErr w:type="spellStart"/>
      <w:r w:rsidRPr="00653746">
        <w:rPr>
          <w:rFonts w:cstheme="minorHAnsi"/>
          <w:color w:val="212121"/>
          <w:shd w:val="clear" w:color="auto" w:fill="FFFFFF"/>
        </w:rPr>
        <w:t>Rakhamimova</w:t>
      </w:r>
      <w:proofErr w:type="spellEnd"/>
      <w:r w:rsidRPr="00653746">
        <w:rPr>
          <w:rFonts w:cstheme="minorHAnsi"/>
          <w:color w:val="212121"/>
          <w:shd w:val="clear" w:color="auto" w:fill="FFFFFF"/>
        </w:rPr>
        <w:t xml:space="preserve"> A, Pollack A, Loewy Z. Oral Biofilms: Development, Control, and Analysis. High Throughput. 2018 Aug 31;7(3):24.</w:t>
      </w:r>
    </w:p>
    <w:p w14:paraId="39827205" w14:textId="77777777" w:rsidR="00653746" w:rsidRPr="00653746" w:rsidRDefault="00653746" w:rsidP="004B4E28">
      <w:pPr>
        <w:pStyle w:val="ListNumber"/>
        <w:jc w:val="both"/>
        <w:rPr>
          <w:rFonts w:cstheme="minorHAnsi"/>
          <w:lang w:val="da-DK"/>
        </w:rPr>
      </w:pPr>
      <w:proofErr w:type="spellStart"/>
      <w:r w:rsidRPr="00653746">
        <w:rPr>
          <w:rFonts w:cstheme="minorHAnsi"/>
          <w:color w:val="212121"/>
          <w:shd w:val="clear" w:color="auto" w:fill="FFFFFF"/>
        </w:rPr>
        <w:t>Schrøder</w:t>
      </w:r>
      <w:proofErr w:type="spellEnd"/>
      <w:r w:rsidRPr="00653746">
        <w:rPr>
          <w:rFonts w:cstheme="minorHAnsi"/>
          <w:color w:val="212121"/>
          <w:shd w:val="clear" w:color="auto" w:fill="FFFFFF"/>
        </w:rPr>
        <w:t xml:space="preserve"> SA, </w:t>
      </w:r>
      <w:proofErr w:type="spellStart"/>
      <w:r w:rsidRPr="00653746">
        <w:rPr>
          <w:rFonts w:cstheme="minorHAnsi"/>
          <w:color w:val="212121"/>
          <w:shd w:val="clear" w:color="auto" w:fill="FFFFFF"/>
        </w:rPr>
        <w:t>Bardow</w:t>
      </w:r>
      <w:proofErr w:type="spellEnd"/>
      <w:r w:rsidRPr="00653746">
        <w:rPr>
          <w:rFonts w:cstheme="minorHAnsi"/>
          <w:color w:val="212121"/>
          <w:shd w:val="clear" w:color="auto" w:fill="FFFFFF"/>
        </w:rPr>
        <w:t xml:space="preserve"> A, </w:t>
      </w:r>
      <w:proofErr w:type="spellStart"/>
      <w:r w:rsidRPr="00653746">
        <w:rPr>
          <w:rFonts w:cstheme="minorHAnsi"/>
          <w:color w:val="212121"/>
          <w:shd w:val="clear" w:color="auto" w:fill="FFFFFF"/>
        </w:rPr>
        <w:t>Eickhardt-Dalbøge</w:t>
      </w:r>
      <w:proofErr w:type="spellEnd"/>
      <w:r w:rsidRPr="00653746">
        <w:rPr>
          <w:rFonts w:cstheme="minorHAnsi"/>
          <w:color w:val="212121"/>
          <w:shd w:val="clear" w:color="auto" w:fill="FFFFFF"/>
        </w:rPr>
        <w:t xml:space="preserve"> S, Johansen HK, </w:t>
      </w:r>
      <w:proofErr w:type="spellStart"/>
      <w:r w:rsidRPr="00653746">
        <w:rPr>
          <w:rFonts w:cstheme="minorHAnsi"/>
          <w:color w:val="212121"/>
          <w:shd w:val="clear" w:color="auto" w:fill="FFFFFF"/>
        </w:rPr>
        <w:t>Homøe</w:t>
      </w:r>
      <w:proofErr w:type="spellEnd"/>
      <w:r w:rsidRPr="00653746">
        <w:rPr>
          <w:rFonts w:cstheme="minorHAnsi"/>
          <w:color w:val="212121"/>
          <w:shd w:val="clear" w:color="auto" w:fill="FFFFFF"/>
        </w:rPr>
        <w:t xml:space="preserve"> P. Is parotid saliva sterile on entry to the oral cavity? Acta </w:t>
      </w:r>
      <w:proofErr w:type="spellStart"/>
      <w:r w:rsidRPr="00653746">
        <w:rPr>
          <w:rFonts w:cstheme="minorHAnsi"/>
          <w:color w:val="212121"/>
          <w:shd w:val="clear" w:color="auto" w:fill="FFFFFF"/>
        </w:rPr>
        <w:t>Otolaryngol</w:t>
      </w:r>
      <w:proofErr w:type="spellEnd"/>
      <w:r w:rsidRPr="00653746">
        <w:rPr>
          <w:rFonts w:cstheme="minorHAnsi"/>
          <w:color w:val="212121"/>
          <w:shd w:val="clear" w:color="auto" w:fill="FFFFFF"/>
        </w:rPr>
        <w:t>. 2017 Jul;137(7):762-764.</w:t>
      </w:r>
    </w:p>
    <w:p w14:paraId="5C5CF75E" w14:textId="77777777" w:rsidR="00653746" w:rsidRPr="00653746" w:rsidRDefault="00653746" w:rsidP="004B4E28">
      <w:pPr>
        <w:pStyle w:val="ListNumber"/>
        <w:jc w:val="both"/>
        <w:rPr>
          <w:rFonts w:cstheme="minorHAnsi"/>
          <w:lang w:val="da-DK"/>
        </w:rPr>
      </w:pPr>
      <w:proofErr w:type="spellStart"/>
      <w:r w:rsidRPr="00653746">
        <w:rPr>
          <w:rFonts w:cstheme="minorHAnsi"/>
          <w:color w:val="212121"/>
          <w:shd w:val="clear" w:color="auto" w:fill="FFFFFF"/>
        </w:rPr>
        <w:t>Segata</w:t>
      </w:r>
      <w:proofErr w:type="spellEnd"/>
      <w:r w:rsidRPr="00653746">
        <w:rPr>
          <w:rFonts w:cstheme="minorHAnsi"/>
          <w:color w:val="212121"/>
          <w:shd w:val="clear" w:color="auto" w:fill="FFFFFF"/>
        </w:rPr>
        <w:t xml:space="preserve"> N, </w:t>
      </w:r>
      <w:proofErr w:type="spellStart"/>
      <w:r w:rsidRPr="00653746">
        <w:rPr>
          <w:rFonts w:cstheme="minorHAnsi"/>
          <w:color w:val="212121"/>
          <w:shd w:val="clear" w:color="auto" w:fill="FFFFFF"/>
        </w:rPr>
        <w:t>Haake</w:t>
      </w:r>
      <w:proofErr w:type="spellEnd"/>
      <w:r w:rsidRPr="00653746">
        <w:rPr>
          <w:rFonts w:cstheme="minorHAnsi"/>
          <w:color w:val="212121"/>
          <w:shd w:val="clear" w:color="auto" w:fill="FFFFFF"/>
        </w:rPr>
        <w:t xml:space="preserve"> SK, </w:t>
      </w:r>
      <w:proofErr w:type="spellStart"/>
      <w:r w:rsidRPr="00653746">
        <w:rPr>
          <w:rFonts w:cstheme="minorHAnsi"/>
          <w:color w:val="212121"/>
          <w:shd w:val="clear" w:color="auto" w:fill="FFFFFF"/>
        </w:rPr>
        <w:t>Mannon</w:t>
      </w:r>
      <w:proofErr w:type="spellEnd"/>
      <w:r w:rsidRPr="00653746">
        <w:rPr>
          <w:rFonts w:cstheme="minorHAnsi"/>
          <w:color w:val="212121"/>
          <w:shd w:val="clear" w:color="auto" w:fill="FFFFFF"/>
        </w:rPr>
        <w:t xml:space="preserve"> P, Lemon KP, Waldron L, </w:t>
      </w:r>
      <w:proofErr w:type="spellStart"/>
      <w:r w:rsidRPr="00653746">
        <w:rPr>
          <w:rFonts w:cstheme="minorHAnsi"/>
          <w:color w:val="212121"/>
          <w:shd w:val="clear" w:color="auto" w:fill="FFFFFF"/>
        </w:rPr>
        <w:t>Gevers</w:t>
      </w:r>
      <w:proofErr w:type="spellEnd"/>
      <w:r w:rsidRPr="00653746">
        <w:rPr>
          <w:rFonts w:cstheme="minorHAnsi"/>
          <w:color w:val="212121"/>
          <w:shd w:val="clear" w:color="auto" w:fill="FFFFFF"/>
        </w:rPr>
        <w:t xml:space="preserve"> D, </w:t>
      </w:r>
      <w:proofErr w:type="spellStart"/>
      <w:r w:rsidRPr="00653746">
        <w:rPr>
          <w:rFonts w:cstheme="minorHAnsi"/>
          <w:color w:val="212121"/>
          <w:shd w:val="clear" w:color="auto" w:fill="FFFFFF"/>
        </w:rPr>
        <w:t>Huttenhower</w:t>
      </w:r>
      <w:proofErr w:type="spellEnd"/>
      <w:r w:rsidRPr="00653746">
        <w:rPr>
          <w:rFonts w:cstheme="minorHAnsi"/>
          <w:color w:val="212121"/>
          <w:shd w:val="clear" w:color="auto" w:fill="FFFFFF"/>
        </w:rPr>
        <w:t xml:space="preserve"> C, Izard J. Composition of the adult digestive tract bacterial microbiome based on seven mouth surfaces, tonsils, </w:t>
      </w:r>
      <w:proofErr w:type="gramStart"/>
      <w:r w:rsidRPr="00653746">
        <w:rPr>
          <w:rFonts w:cstheme="minorHAnsi"/>
          <w:color w:val="212121"/>
          <w:shd w:val="clear" w:color="auto" w:fill="FFFFFF"/>
        </w:rPr>
        <w:t>throat</w:t>
      </w:r>
      <w:proofErr w:type="gramEnd"/>
      <w:r w:rsidRPr="00653746">
        <w:rPr>
          <w:rFonts w:cstheme="minorHAnsi"/>
          <w:color w:val="212121"/>
          <w:shd w:val="clear" w:color="auto" w:fill="FFFFFF"/>
        </w:rPr>
        <w:t xml:space="preserve"> and stool samples. Genome Biol. 2012 Jun 14;13(6</w:t>
      </w:r>
      <w:proofErr w:type="gramStart"/>
      <w:r w:rsidRPr="00653746">
        <w:rPr>
          <w:rFonts w:cstheme="minorHAnsi"/>
          <w:color w:val="212121"/>
          <w:shd w:val="clear" w:color="auto" w:fill="FFFFFF"/>
        </w:rPr>
        <w:t>):R</w:t>
      </w:r>
      <w:proofErr w:type="gramEnd"/>
      <w:r w:rsidRPr="00653746">
        <w:rPr>
          <w:rFonts w:cstheme="minorHAnsi"/>
          <w:color w:val="212121"/>
          <w:shd w:val="clear" w:color="auto" w:fill="FFFFFF"/>
        </w:rPr>
        <w:t>42.</w:t>
      </w:r>
    </w:p>
    <w:p w14:paraId="758AAAE9" w14:textId="77777777" w:rsidR="00653746" w:rsidRPr="001114F9" w:rsidRDefault="00653746" w:rsidP="004B4E28">
      <w:pPr>
        <w:pStyle w:val="ListNumber"/>
        <w:jc w:val="both"/>
        <w:rPr>
          <w:rFonts w:cstheme="minorHAnsi"/>
        </w:rPr>
      </w:pPr>
      <w:proofErr w:type="spellStart"/>
      <w:r w:rsidRPr="001114F9">
        <w:rPr>
          <w:rFonts w:cstheme="minorHAnsi"/>
        </w:rPr>
        <w:t>Belstrøm</w:t>
      </w:r>
      <w:proofErr w:type="spellEnd"/>
      <w:r w:rsidRPr="001114F9">
        <w:rPr>
          <w:rFonts w:cstheme="minorHAnsi"/>
          <w:vertAlign w:val="superscript"/>
        </w:rPr>
        <w:t xml:space="preserve"> </w:t>
      </w:r>
      <w:r w:rsidRPr="001114F9">
        <w:rPr>
          <w:rFonts w:cstheme="minorHAnsi"/>
        </w:rPr>
        <w:t>D, Constancias</w:t>
      </w:r>
      <w:r w:rsidRPr="001114F9">
        <w:rPr>
          <w:rFonts w:cstheme="minorHAnsi"/>
          <w:vertAlign w:val="superscript"/>
        </w:rPr>
        <w:t xml:space="preserve"> </w:t>
      </w:r>
      <w:r w:rsidRPr="001114F9">
        <w:rPr>
          <w:rFonts w:cstheme="minorHAnsi"/>
        </w:rPr>
        <w:t xml:space="preserve">F, </w:t>
      </w:r>
      <w:proofErr w:type="spellStart"/>
      <w:r w:rsidRPr="001114F9">
        <w:rPr>
          <w:rFonts w:cstheme="minorHAnsi"/>
        </w:rPr>
        <w:t>Drautz</w:t>
      </w:r>
      <w:proofErr w:type="spellEnd"/>
      <w:r w:rsidRPr="001114F9">
        <w:rPr>
          <w:rFonts w:cstheme="minorHAnsi"/>
        </w:rPr>
        <w:t>-Moses</w:t>
      </w:r>
      <w:r w:rsidRPr="001114F9">
        <w:rPr>
          <w:rFonts w:cstheme="minorHAnsi"/>
          <w:vertAlign w:val="superscript"/>
        </w:rPr>
        <w:t xml:space="preserve"> </w:t>
      </w:r>
      <w:r w:rsidRPr="001114F9">
        <w:rPr>
          <w:rFonts w:cstheme="minorHAnsi"/>
        </w:rPr>
        <w:t>DI, Schuster</w:t>
      </w:r>
      <w:r w:rsidRPr="001114F9">
        <w:rPr>
          <w:rFonts w:cstheme="minorHAnsi"/>
          <w:vertAlign w:val="superscript"/>
        </w:rPr>
        <w:t xml:space="preserve"> </w:t>
      </w:r>
      <w:r w:rsidRPr="001114F9">
        <w:rPr>
          <w:rFonts w:cstheme="minorHAnsi"/>
        </w:rPr>
        <w:t xml:space="preserve">SC, </w:t>
      </w:r>
      <w:proofErr w:type="spellStart"/>
      <w:r w:rsidRPr="001114F9">
        <w:rPr>
          <w:rFonts w:cstheme="minorHAnsi"/>
        </w:rPr>
        <w:t>Veleba</w:t>
      </w:r>
      <w:proofErr w:type="spellEnd"/>
      <w:r w:rsidRPr="001114F9">
        <w:rPr>
          <w:rFonts w:cstheme="minorHAnsi"/>
          <w:vertAlign w:val="superscript"/>
        </w:rPr>
        <w:t xml:space="preserve"> </w:t>
      </w:r>
      <w:r w:rsidRPr="001114F9">
        <w:rPr>
          <w:rFonts w:cstheme="minorHAnsi"/>
        </w:rPr>
        <w:t xml:space="preserve">M, </w:t>
      </w:r>
      <w:proofErr w:type="spellStart"/>
      <w:r w:rsidRPr="001114F9">
        <w:rPr>
          <w:rFonts w:cstheme="minorHAnsi"/>
        </w:rPr>
        <w:t>Mahé</w:t>
      </w:r>
      <w:proofErr w:type="spellEnd"/>
      <w:r w:rsidRPr="001114F9">
        <w:rPr>
          <w:rFonts w:cstheme="minorHAnsi"/>
        </w:rPr>
        <w:t xml:space="preserve"> F, </w:t>
      </w:r>
      <w:proofErr w:type="spellStart"/>
      <w:proofErr w:type="gramStart"/>
      <w:r w:rsidRPr="001114F9">
        <w:rPr>
          <w:rFonts w:cstheme="minorHAnsi"/>
        </w:rPr>
        <w:t>Givskov</w:t>
      </w:r>
      <w:proofErr w:type="spellEnd"/>
      <w:r w:rsidRPr="001114F9">
        <w:rPr>
          <w:rFonts w:cstheme="minorHAnsi"/>
          <w:vertAlign w:val="superscript"/>
        </w:rPr>
        <w:t xml:space="preserve"> </w:t>
      </w:r>
      <w:r w:rsidRPr="001114F9">
        <w:rPr>
          <w:rFonts w:cstheme="minorHAnsi"/>
          <w:color w:val="000000" w:themeColor="text1"/>
        </w:rPr>
        <w:t xml:space="preserve"> M.</w:t>
      </w:r>
      <w:proofErr w:type="gramEnd"/>
      <w:r w:rsidRPr="001114F9">
        <w:rPr>
          <w:rFonts w:cstheme="minorHAnsi"/>
          <w:color w:val="000000" w:themeColor="text1"/>
        </w:rPr>
        <w:t xml:space="preserve"> </w:t>
      </w:r>
      <w:r w:rsidRPr="001114F9">
        <w:rPr>
          <w:rFonts w:cstheme="minorHAnsi"/>
          <w:color w:val="000000" w:themeColor="text1"/>
          <w:lang w:val="en-GB"/>
        </w:rPr>
        <w:t xml:space="preserve">Species-specific gene expression of the oral microbiota reflects ecological conditions. NPJ Biofilms and Microbiomes. 2021. E-pub ahead of print. </w:t>
      </w:r>
    </w:p>
    <w:p w14:paraId="63CB9DB6"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Beghini</w:t>
      </w:r>
      <w:proofErr w:type="spellEnd"/>
      <w:r w:rsidRPr="00653746">
        <w:rPr>
          <w:rFonts w:cstheme="minorHAnsi"/>
          <w:color w:val="212121"/>
          <w:shd w:val="clear" w:color="auto" w:fill="FFFFFF"/>
        </w:rPr>
        <w:t xml:space="preserve"> F, McIver LJ, Blanco-</w:t>
      </w:r>
      <w:proofErr w:type="spellStart"/>
      <w:r w:rsidRPr="00653746">
        <w:rPr>
          <w:rFonts w:cstheme="minorHAnsi"/>
          <w:color w:val="212121"/>
          <w:shd w:val="clear" w:color="auto" w:fill="FFFFFF"/>
        </w:rPr>
        <w:t>Míguez</w:t>
      </w:r>
      <w:proofErr w:type="spellEnd"/>
      <w:r w:rsidRPr="00653746">
        <w:rPr>
          <w:rFonts w:cstheme="minorHAnsi"/>
          <w:color w:val="212121"/>
          <w:shd w:val="clear" w:color="auto" w:fill="FFFFFF"/>
        </w:rPr>
        <w:t xml:space="preserve"> A, Dubois L, </w:t>
      </w:r>
      <w:proofErr w:type="spellStart"/>
      <w:r w:rsidRPr="00653746">
        <w:rPr>
          <w:rFonts w:cstheme="minorHAnsi"/>
          <w:color w:val="212121"/>
          <w:shd w:val="clear" w:color="auto" w:fill="FFFFFF"/>
        </w:rPr>
        <w:t>Asnicar</w:t>
      </w:r>
      <w:proofErr w:type="spellEnd"/>
      <w:r w:rsidRPr="00653746">
        <w:rPr>
          <w:rFonts w:cstheme="minorHAnsi"/>
          <w:color w:val="212121"/>
          <w:shd w:val="clear" w:color="auto" w:fill="FFFFFF"/>
        </w:rPr>
        <w:t xml:space="preserve"> F, </w:t>
      </w:r>
      <w:proofErr w:type="spellStart"/>
      <w:r w:rsidRPr="00653746">
        <w:rPr>
          <w:rFonts w:cstheme="minorHAnsi"/>
          <w:color w:val="212121"/>
          <w:shd w:val="clear" w:color="auto" w:fill="FFFFFF"/>
        </w:rPr>
        <w:t>Maharjan</w:t>
      </w:r>
      <w:proofErr w:type="spellEnd"/>
      <w:r w:rsidRPr="00653746">
        <w:rPr>
          <w:rFonts w:cstheme="minorHAnsi"/>
          <w:color w:val="212121"/>
          <w:shd w:val="clear" w:color="auto" w:fill="FFFFFF"/>
        </w:rPr>
        <w:t xml:space="preserve"> S, </w:t>
      </w:r>
      <w:proofErr w:type="spellStart"/>
      <w:r w:rsidRPr="00653746">
        <w:rPr>
          <w:rFonts w:cstheme="minorHAnsi"/>
          <w:color w:val="212121"/>
          <w:shd w:val="clear" w:color="auto" w:fill="FFFFFF"/>
        </w:rPr>
        <w:t>Mailyan</w:t>
      </w:r>
      <w:proofErr w:type="spellEnd"/>
      <w:r w:rsidRPr="00653746">
        <w:rPr>
          <w:rFonts w:cstheme="minorHAnsi"/>
          <w:color w:val="212121"/>
          <w:shd w:val="clear" w:color="auto" w:fill="FFFFFF"/>
        </w:rPr>
        <w:t xml:space="preserve"> A, </w:t>
      </w:r>
      <w:proofErr w:type="spellStart"/>
      <w:r w:rsidRPr="00653746">
        <w:rPr>
          <w:rFonts w:cstheme="minorHAnsi"/>
          <w:color w:val="212121"/>
          <w:shd w:val="clear" w:color="auto" w:fill="FFFFFF"/>
        </w:rPr>
        <w:t>Manghi</w:t>
      </w:r>
      <w:proofErr w:type="spellEnd"/>
      <w:r w:rsidRPr="00653746">
        <w:rPr>
          <w:rFonts w:cstheme="minorHAnsi"/>
          <w:color w:val="212121"/>
          <w:shd w:val="clear" w:color="auto" w:fill="FFFFFF"/>
        </w:rPr>
        <w:t xml:space="preserve"> P, Scholz M, Thomas AM, Valles-</w:t>
      </w:r>
      <w:proofErr w:type="spellStart"/>
      <w:r w:rsidRPr="00653746">
        <w:rPr>
          <w:rFonts w:cstheme="minorHAnsi"/>
          <w:color w:val="212121"/>
          <w:shd w:val="clear" w:color="auto" w:fill="FFFFFF"/>
        </w:rPr>
        <w:t>Colomer</w:t>
      </w:r>
      <w:proofErr w:type="spellEnd"/>
      <w:r w:rsidRPr="00653746">
        <w:rPr>
          <w:rFonts w:cstheme="minorHAnsi"/>
          <w:color w:val="212121"/>
          <w:shd w:val="clear" w:color="auto" w:fill="FFFFFF"/>
        </w:rPr>
        <w:t xml:space="preserve"> M, </w:t>
      </w:r>
      <w:proofErr w:type="spellStart"/>
      <w:r w:rsidRPr="00653746">
        <w:rPr>
          <w:rFonts w:cstheme="minorHAnsi"/>
          <w:color w:val="212121"/>
          <w:shd w:val="clear" w:color="auto" w:fill="FFFFFF"/>
        </w:rPr>
        <w:t>Weingart</w:t>
      </w:r>
      <w:proofErr w:type="spellEnd"/>
      <w:r w:rsidRPr="00653746">
        <w:rPr>
          <w:rFonts w:cstheme="minorHAnsi"/>
          <w:color w:val="212121"/>
          <w:shd w:val="clear" w:color="auto" w:fill="FFFFFF"/>
        </w:rPr>
        <w:t xml:space="preserve"> G, Zhang Y, Zolfo M, </w:t>
      </w:r>
      <w:proofErr w:type="spellStart"/>
      <w:r w:rsidRPr="00653746">
        <w:rPr>
          <w:rFonts w:cstheme="minorHAnsi"/>
          <w:color w:val="212121"/>
          <w:shd w:val="clear" w:color="auto" w:fill="FFFFFF"/>
        </w:rPr>
        <w:t>Huttenhower</w:t>
      </w:r>
      <w:proofErr w:type="spellEnd"/>
      <w:r w:rsidRPr="00653746">
        <w:rPr>
          <w:rFonts w:cstheme="minorHAnsi"/>
          <w:color w:val="212121"/>
          <w:shd w:val="clear" w:color="auto" w:fill="FFFFFF"/>
        </w:rPr>
        <w:t xml:space="preserve"> C, </w:t>
      </w:r>
      <w:proofErr w:type="spellStart"/>
      <w:r w:rsidRPr="00653746">
        <w:rPr>
          <w:rFonts w:cstheme="minorHAnsi"/>
          <w:color w:val="212121"/>
          <w:shd w:val="clear" w:color="auto" w:fill="FFFFFF"/>
        </w:rPr>
        <w:t>Franzosa</w:t>
      </w:r>
      <w:proofErr w:type="spellEnd"/>
      <w:r w:rsidRPr="00653746">
        <w:rPr>
          <w:rFonts w:cstheme="minorHAnsi"/>
          <w:color w:val="212121"/>
          <w:shd w:val="clear" w:color="auto" w:fill="FFFFFF"/>
        </w:rPr>
        <w:t xml:space="preserve"> EA, </w:t>
      </w:r>
      <w:proofErr w:type="spellStart"/>
      <w:r w:rsidRPr="00653746">
        <w:rPr>
          <w:rFonts w:cstheme="minorHAnsi"/>
          <w:color w:val="212121"/>
          <w:shd w:val="clear" w:color="auto" w:fill="FFFFFF"/>
        </w:rPr>
        <w:t>Segata</w:t>
      </w:r>
      <w:proofErr w:type="spellEnd"/>
      <w:r w:rsidRPr="00653746">
        <w:rPr>
          <w:rFonts w:cstheme="minorHAnsi"/>
          <w:color w:val="212121"/>
          <w:shd w:val="clear" w:color="auto" w:fill="FFFFFF"/>
        </w:rPr>
        <w:t xml:space="preserve"> N. Integrating taxonomic, functional, and strain-level profiling of diverse microbial communities with </w:t>
      </w:r>
      <w:proofErr w:type="spellStart"/>
      <w:r w:rsidRPr="00653746">
        <w:rPr>
          <w:rFonts w:cstheme="minorHAnsi"/>
          <w:color w:val="212121"/>
          <w:shd w:val="clear" w:color="auto" w:fill="FFFFFF"/>
        </w:rPr>
        <w:t>bioBakery</w:t>
      </w:r>
      <w:proofErr w:type="spellEnd"/>
      <w:r w:rsidRPr="00653746">
        <w:rPr>
          <w:rFonts w:cstheme="minorHAnsi"/>
          <w:color w:val="212121"/>
          <w:shd w:val="clear" w:color="auto" w:fill="FFFFFF"/>
        </w:rPr>
        <w:t xml:space="preserve"> 3. </w:t>
      </w:r>
      <w:proofErr w:type="spellStart"/>
      <w:r w:rsidRPr="00653746">
        <w:rPr>
          <w:rFonts w:cstheme="minorHAnsi"/>
          <w:color w:val="212121"/>
          <w:shd w:val="clear" w:color="auto" w:fill="FFFFFF"/>
        </w:rPr>
        <w:t>Elife</w:t>
      </w:r>
      <w:proofErr w:type="spellEnd"/>
      <w:r w:rsidRPr="00653746">
        <w:rPr>
          <w:rFonts w:cstheme="minorHAnsi"/>
          <w:color w:val="212121"/>
          <w:shd w:val="clear" w:color="auto" w:fill="FFFFFF"/>
        </w:rPr>
        <w:t>. 2021 May 4;</w:t>
      </w:r>
      <w:proofErr w:type="gramStart"/>
      <w:r w:rsidRPr="00653746">
        <w:rPr>
          <w:rFonts w:cstheme="minorHAnsi"/>
          <w:color w:val="212121"/>
          <w:shd w:val="clear" w:color="auto" w:fill="FFFFFF"/>
        </w:rPr>
        <w:t>10:e</w:t>
      </w:r>
      <w:proofErr w:type="gramEnd"/>
      <w:r w:rsidRPr="00653746">
        <w:rPr>
          <w:rFonts w:cstheme="minorHAnsi"/>
          <w:color w:val="212121"/>
          <w:shd w:val="clear" w:color="auto" w:fill="FFFFFF"/>
        </w:rPr>
        <w:t>65088.</w:t>
      </w:r>
    </w:p>
    <w:p w14:paraId="156E2CB5"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Franzosa</w:t>
      </w:r>
      <w:proofErr w:type="spellEnd"/>
      <w:r w:rsidRPr="00653746">
        <w:rPr>
          <w:rFonts w:cstheme="minorHAnsi"/>
          <w:color w:val="212121"/>
          <w:shd w:val="clear" w:color="auto" w:fill="FFFFFF"/>
        </w:rPr>
        <w:t xml:space="preserve"> EA, McIver LJ, </w:t>
      </w:r>
      <w:proofErr w:type="spellStart"/>
      <w:r w:rsidRPr="00653746">
        <w:rPr>
          <w:rFonts w:cstheme="minorHAnsi"/>
          <w:color w:val="212121"/>
          <w:shd w:val="clear" w:color="auto" w:fill="FFFFFF"/>
        </w:rPr>
        <w:t>Rahnavard</w:t>
      </w:r>
      <w:proofErr w:type="spellEnd"/>
      <w:r w:rsidRPr="00653746">
        <w:rPr>
          <w:rFonts w:cstheme="minorHAnsi"/>
          <w:color w:val="212121"/>
          <w:shd w:val="clear" w:color="auto" w:fill="FFFFFF"/>
        </w:rPr>
        <w:t xml:space="preserve"> G, Thompson LR, Schirmer M, </w:t>
      </w:r>
      <w:proofErr w:type="spellStart"/>
      <w:r w:rsidRPr="00653746">
        <w:rPr>
          <w:rFonts w:cstheme="minorHAnsi"/>
          <w:color w:val="212121"/>
          <w:shd w:val="clear" w:color="auto" w:fill="FFFFFF"/>
        </w:rPr>
        <w:t>Weingart</w:t>
      </w:r>
      <w:proofErr w:type="spellEnd"/>
      <w:r w:rsidRPr="00653746">
        <w:rPr>
          <w:rFonts w:cstheme="minorHAnsi"/>
          <w:color w:val="212121"/>
          <w:shd w:val="clear" w:color="auto" w:fill="FFFFFF"/>
        </w:rPr>
        <w:t xml:space="preserve"> G, Lipson KS, Knight R, </w:t>
      </w:r>
      <w:proofErr w:type="spellStart"/>
      <w:r w:rsidRPr="00653746">
        <w:rPr>
          <w:rFonts w:cstheme="minorHAnsi"/>
          <w:color w:val="212121"/>
          <w:shd w:val="clear" w:color="auto" w:fill="FFFFFF"/>
        </w:rPr>
        <w:t>Caporaso</w:t>
      </w:r>
      <w:proofErr w:type="spellEnd"/>
      <w:r w:rsidRPr="00653746">
        <w:rPr>
          <w:rFonts w:cstheme="minorHAnsi"/>
          <w:color w:val="212121"/>
          <w:shd w:val="clear" w:color="auto" w:fill="FFFFFF"/>
        </w:rPr>
        <w:t xml:space="preserve"> JG, </w:t>
      </w:r>
      <w:proofErr w:type="spellStart"/>
      <w:r w:rsidRPr="00653746">
        <w:rPr>
          <w:rFonts w:cstheme="minorHAnsi"/>
          <w:color w:val="212121"/>
          <w:shd w:val="clear" w:color="auto" w:fill="FFFFFF"/>
        </w:rPr>
        <w:t>Segata</w:t>
      </w:r>
      <w:proofErr w:type="spellEnd"/>
      <w:r w:rsidRPr="00653746">
        <w:rPr>
          <w:rFonts w:cstheme="minorHAnsi"/>
          <w:color w:val="212121"/>
          <w:shd w:val="clear" w:color="auto" w:fill="FFFFFF"/>
        </w:rPr>
        <w:t xml:space="preserve"> N, </w:t>
      </w:r>
      <w:proofErr w:type="spellStart"/>
      <w:r w:rsidRPr="00653746">
        <w:rPr>
          <w:rFonts w:cstheme="minorHAnsi"/>
          <w:color w:val="212121"/>
          <w:shd w:val="clear" w:color="auto" w:fill="FFFFFF"/>
        </w:rPr>
        <w:t>Huttenhower</w:t>
      </w:r>
      <w:proofErr w:type="spellEnd"/>
      <w:r w:rsidRPr="00653746">
        <w:rPr>
          <w:rFonts w:cstheme="minorHAnsi"/>
          <w:color w:val="212121"/>
          <w:shd w:val="clear" w:color="auto" w:fill="FFFFFF"/>
        </w:rPr>
        <w:t xml:space="preserve"> C. Species-level functional profiling of metagenomes and </w:t>
      </w:r>
      <w:proofErr w:type="spellStart"/>
      <w:r w:rsidRPr="00653746">
        <w:rPr>
          <w:rFonts w:cstheme="minorHAnsi"/>
          <w:color w:val="212121"/>
          <w:shd w:val="clear" w:color="auto" w:fill="FFFFFF"/>
        </w:rPr>
        <w:t>metatranscriptomes</w:t>
      </w:r>
      <w:proofErr w:type="spellEnd"/>
      <w:r w:rsidRPr="00653746">
        <w:rPr>
          <w:rFonts w:cstheme="minorHAnsi"/>
          <w:color w:val="212121"/>
          <w:shd w:val="clear" w:color="auto" w:fill="FFFFFF"/>
        </w:rPr>
        <w:t>. Nat Methods. 2018 Nov;15(11):962-968.</w:t>
      </w:r>
    </w:p>
    <w:p w14:paraId="3EB5CA36" w14:textId="77777777" w:rsidR="00653746" w:rsidRPr="00653746" w:rsidRDefault="00653746" w:rsidP="004B4E28">
      <w:pPr>
        <w:pStyle w:val="ListNumber"/>
        <w:jc w:val="both"/>
        <w:rPr>
          <w:rFonts w:cstheme="minorHAnsi"/>
        </w:rPr>
      </w:pPr>
      <w:r w:rsidRPr="001E2483">
        <w:rPr>
          <w:rFonts w:cstheme="minorHAnsi"/>
          <w:color w:val="212121"/>
          <w:shd w:val="clear" w:color="auto" w:fill="FFFFFF"/>
          <w:lang w:val="de-CH"/>
        </w:rPr>
        <w:t xml:space="preserve">Buchfink B, Xie C, </w:t>
      </w:r>
      <w:proofErr w:type="spellStart"/>
      <w:r w:rsidRPr="001E2483">
        <w:rPr>
          <w:rFonts w:cstheme="minorHAnsi"/>
          <w:color w:val="212121"/>
          <w:shd w:val="clear" w:color="auto" w:fill="FFFFFF"/>
          <w:lang w:val="de-CH"/>
        </w:rPr>
        <w:t>Huson</w:t>
      </w:r>
      <w:proofErr w:type="spellEnd"/>
      <w:r w:rsidRPr="001E2483">
        <w:rPr>
          <w:rFonts w:cstheme="minorHAnsi"/>
          <w:color w:val="212121"/>
          <w:shd w:val="clear" w:color="auto" w:fill="FFFFFF"/>
          <w:lang w:val="de-CH"/>
        </w:rPr>
        <w:t xml:space="preserve"> DH. </w:t>
      </w:r>
      <w:r w:rsidRPr="00653746">
        <w:rPr>
          <w:rFonts w:cstheme="minorHAnsi"/>
          <w:color w:val="212121"/>
          <w:shd w:val="clear" w:color="auto" w:fill="FFFFFF"/>
        </w:rPr>
        <w:t>Fast and sensitive protein alignment using DIAMOND. Nat Methods. 2015 Jan;12(1):59-60.</w:t>
      </w:r>
    </w:p>
    <w:p w14:paraId="5F1B44C5"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Caspi R, Altman T, </w:t>
      </w:r>
      <w:proofErr w:type="spellStart"/>
      <w:r w:rsidRPr="00653746">
        <w:rPr>
          <w:rFonts w:cstheme="minorHAnsi"/>
          <w:color w:val="212121"/>
          <w:shd w:val="clear" w:color="auto" w:fill="FFFFFF"/>
        </w:rPr>
        <w:t>Billington</w:t>
      </w:r>
      <w:proofErr w:type="spellEnd"/>
      <w:r w:rsidRPr="00653746">
        <w:rPr>
          <w:rFonts w:cstheme="minorHAnsi"/>
          <w:color w:val="212121"/>
          <w:shd w:val="clear" w:color="auto" w:fill="FFFFFF"/>
        </w:rPr>
        <w:t xml:space="preserve"> R, Dreher K, Foerster H, Fulcher CA, Holland TA, </w:t>
      </w:r>
      <w:proofErr w:type="spellStart"/>
      <w:r w:rsidRPr="00653746">
        <w:rPr>
          <w:rFonts w:cstheme="minorHAnsi"/>
          <w:color w:val="212121"/>
          <w:shd w:val="clear" w:color="auto" w:fill="FFFFFF"/>
        </w:rPr>
        <w:t>Keseler</w:t>
      </w:r>
      <w:proofErr w:type="spellEnd"/>
      <w:r w:rsidRPr="00653746">
        <w:rPr>
          <w:rFonts w:cstheme="minorHAnsi"/>
          <w:color w:val="212121"/>
          <w:shd w:val="clear" w:color="auto" w:fill="FFFFFF"/>
        </w:rPr>
        <w:t xml:space="preserve"> IM, Kothari A, Kubo A, </w:t>
      </w:r>
      <w:proofErr w:type="spellStart"/>
      <w:r w:rsidRPr="00653746">
        <w:rPr>
          <w:rFonts w:cstheme="minorHAnsi"/>
          <w:color w:val="212121"/>
          <w:shd w:val="clear" w:color="auto" w:fill="FFFFFF"/>
        </w:rPr>
        <w:t>Krummenacker</w:t>
      </w:r>
      <w:proofErr w:type="spellEnd"/>
      <w:r w:rsidRPr="00653746">
        <w:rPr>
          <w:rFonts w:cstheme="minorHAnsi"/>
          <w:color w:val="212121"/>
          <w:shd w:val="clear" w:color="auto" w:fill="FFFFFF"/>
        </w:rPr>
        <w:t xml:space="preserve"> M, </w:t>
      </w:r>
      <w:proofErr w:type="spellStart"/>
      <w:r w:rsidRPr="00653746">
        <w:rPr>
          <w:rFonts w:cstheme="minorHAnsi"/>
          <w:color w:val="212121"/>
          <w:shd w:val="clear" w:color="auto" w:fill="FFFFFF"/>
        </w:rPr>
        <w:t>Latendresse</w:t>
      </w:r>
      <w:proofErr w:type="spellEnd"/>
      <w:r w:rsidRPr="00653746">
        <w:rPr>
          <w:rFonts w:cstheme="minorHAnsi"/>
          <w:color w:val="212121"/>
          <w:shd w:val="clear" w:color="auto" w:fill="FFFFFF"/>
        </w:rPr>
        <w:t xml:space="preserve"> M, Mueller LA, Ong Q, Paley S, </w:t>
      </w:r>
      <w:proofErr w:type="spellStart"/>
      <w:r w:rsidRPr="00653746">
        <w:rPr>
          <w:rFonts w:cstheme="minorHAnsi"/>
          <w:color w:val="212121"/>
          <w:shd w:val="clear" w:color="auto" w:fill="FFFFFF"/>
        </w:rPr>
        <w:t>Subhraveti</w:t>
      </w:r>
      <w:proofErr w:type="spellEnd"/>
      <w:r w:rsidRPr="00653746">
        <w:rPr>
          <w:rFonts w:cstheme="minorHAnsi"/>
          <w:color w:val="212121"/>
          <w:shd w:val="clear" w:color="auto" w:fill="FFFFFF"/>
        </w:rPr>
        <w:t xml:space="preserve"> P, Weaver DS, Weerasinghe D, Zhang P, Karp PD. The </w:t>
      </w:r>
      <w:proofErr w:type="spellStart"/>
      <w:r w:rsidRPr="00653746">
        <w:rPr>
          <w:rFonts w:cstheme="minorHAnsi"/>
          <w:color w:val="212121"/>
          <w:shd w:val="clear" w:color="auto" w:fill="FFFFFF"/>
        </w:rPr>
        <w:t>MetaCyc</w:t>
      </w:r>
      <w:proofErr w:type="spellEnd"/>
      <w:r w:rsidRPr="00653746">
        <w:rPr>
          <w:rFonts w:cstheme="minorHAnsi"/>
          <w:color w:val="212121"/>
          <w:shd w:val="clear" w:color="auto" w:fill="FFFFFF"/>
        </w:rPr>
        <w:t xml:space="preserve"> database of metabolic pathways and enzymes and the </w:t>
      </w:r>
      <w:proofErr w:type="spellStart"/>
      <w:r w:rsidRPr="00653746">
        <w:rPr>
          <w:rFonts w:cstheme="minorHAnsi"/>
          <w:color w:val="212121"/>
          <w:shd w:val="clear" w:color="auto" w:fill="FFFFFF"/>
        </w:rPr>
        <w:t>BioCyc</w:t>
      </w:r>
      <w:proofErr w:type="spellEnd"/>
      <w:r w:rsidRPr="00653746">
        <w:rPr>
          <w:rFonts w:cstheme="minorHAnsi"/>
          <w:color w:val="212121"/>
          <w:shd w:val="clear" w:color="auto" w:fill="FFFFFF"/>
        </w:rPr>
        <w:t xml:space="preserve"> collection of Pathway/Genome Databases. Nucleic Acids Res. 2014 Jan;42(Database issue</w:t>
      </w:r>
      <w:proofErr w:type="gramStart"/>
      <w:r w:rsidRPr="00653746">
        <w:rPr>
          <w:rFonts w:cstheme="minorHAnsi"/>
          <w:color w:val="212121"/>
          <w:shd w:val="clear" w:color="auto" w:fill="FFFFFF"/>
        </w:rPr>
        <w:t>):D</w:t>
      </w:r>
      <w:proofErr w:type="gramEnd"/>
      <w:r w:rsidRPr="00653746">
        <w:rPr>
          <w:rFonts w:cstheme="minorHAnsi"/>
          <w:color w:val="212121"/>
          <w:shd w:val="clear" w:color="auto" w:fill="FFFFFF"/>
        </w:rPr>
        <w:t>459-71.</w:t>
      </w:r>
    </w:p>
    <w:p w14:paraId="342A1A86"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Schirmer M, </w:t>
      </w:r>
      <w:proofErr w:type="spellStart"/>
      <w:r w:rsidRPr="00653746">
        <w:rPr>
          <w:rFonts w:cstheme="minorHAnsi"/>
          <w:color w:val="212121"/>
          <w:shd w:val="clear" w:color="auto" w:fill="FFFFFF"/>
        </w:rPr>
        <w:t>Franzosa</w:t>
      </w:r>
      <w:proofErr w:type="spellEnd"/>
      <w:r w:rsidRPr="00653746">
        <w:rPr>
          <w:rFonts w:cstheme="minorHAnsi"/>
          <w:color w:val="212121"/>
          <w:shd w:val="clear" w:color="auto" w:fill="FFFFFF"/>
        </w:rPr>
        <w:t xml:space="preserve"> EA, Lloyd-Price J, McIver LJ, </w:t>
      </w:r>
      <w:proofErr w:type="spellStart"/>
      <w:r w:rsidRPr="00653746">
        <w:rPr>
          <w:rFonts w:cstheme="minorHAnsi"/>
          <w:color w:val="212121"/>
          <w:shd w:val="clear" w:color="auto" w:fill="FFFFFF"/>
        </w:rPr>
        <w:t>Schwager</w:t>
      </w:r>
      <w:proofErr w:type="spellEnd"/>
      <w:r w:rsidRPr="00653746">
        <w:rPr>
          <w:rFonts w:cstheme="minorHAnsi"/>
          <w:color w:val="212121"/>
          <w:shd w:val="clear" w:color="auto" w:fill="FFFFFF"/>
        </w:rPr>
        <w:t xml:space="preserve"> R, Poon TW, </w:t>
      </w:r>
      <w:proofErr w:type="spellStart"/>
      <w:r w:rsidRPr="00653746">
        <w:rPr>
          <w:rFonts w:cstheme="minorHAnsi"/>
          <w:color w:val="212121"/>
          <w:shd w:val="clear" w:color="auto" w:fill="FFFFFF"/>
        </w:rPr>
        <w:t>Ananthakrishnan</w:t>
      </w:r>
      <w:proofErr w:type="spellEnd"/>
      <w:r w:rsidRPr="00653746">
        <w:rPr>
          <w:rFonts w:cstheme="minorHAnsi"/>
          <w:color w:val="212121"/>
          <w:shd w:val="clear" w:color="auto" w:fill="FFFFFF"/>
        </w:rPr>
        <w:t xml:space="preserve"> AN, Andrews E, Barron G, Lake K, Prasad M, Sauk J, Stevens B, Wilson RG, Braun J, Denson LA, </w:t>
      </w:r>
      <w:proofErr w:type="spellStart"/>
      <w:r w:rsidRPr="00653746">
        <w:rPr>
          <w:rFonts w:cstheme="minorHAnsi"/>
          <w:color w:val="212121"/>
          <w:shd w:val="clear" w:color="auto" w:fill="FFFFFF"/>
        </w:rPr>
        <w:t>Kugathasan</w:t>
      </w:r>
      <w:proofErr w:type="spellEnd"/>
      <w:r w:rsidRPr="00653746">
        <w:rPr>
          <w:rFonts w:cstheme="minorHAnsi"/>
          <w:color w:val="212121"/>
          <w:shd w:val="clear" w:color="auto" w:fill="FFFFFF"/>
        </w:rPr>
        <w:t xml:space="preserve"> S, McGovern DPB, </w:t>
      </w:r>
      <w:proofErr w:type="spellStart"/>
      <w:r w:rsidRPr="00653746">
        <w:rPr>
          <w:rFonts w:cstheme="minorHAnsi"/>
          <w:color w:val="212121"/>
          <w:shd w:val="clear" w:color="auto" w:fill="FFFFFF"/>
        </w:rPr>
        <w:t>Vlamakis</w:t>
      </w:r>
      <w:proofErr w:type="spellEnd"/>
      <w:r w:rsidRPr="00653746">
        <w:rPr>
          <w:rFonts w:cstheme="minorHAnsi"/>
          <w:color w:val="212121"/>
          <w:shd w:val="clear" w:color="auto" w:fill="FFFFFF"/>
        </w:rPr>
        <w:t xml:space="preserve"> H, Xavier RJ, </w:t>
      </w:r>
      <w:proofErr w:type="spellStart"/>
      <w:r w:rsidRPr="00653746">
        <w:rPr>
          <w:rFonts w:cstheme="minorHAnsi"/>
          <w:color w:val="212121"/>
          <w:shd w:val="clear" w:color="auto" w:fill="FFFFFF"/>
        </w:rPr>
        <w:t>Huttenhower</w:t>
      </w:r>
      <w:proofErr w:type="spellEnd"/>
      <w:r w:rsidRPr="00653746">
        <w:rPr>
          <w:rFonts w:cstheme="minorHAnsi"/>
          <w:color w:val="212121"/>
          <w:shd w:val="clear" w:color="auto" w:fill="FFFFFF"/>
        </w:rPr>
        <w:t xml:space="preserve"> C. Dynamics of </w:t>
      </w:r>
      <w:proofErr w:type="spellStart"/>
      <w:r w:rsidRPr="00653746">
        <w:rPr>
          <w:rFonts w:cstheme="minorHAnsi"/>
          <w:color w:val="212121"/>
          <w:shd w:val="clear" w:color="auto" w:fill="FFFFFF"/>
        </w:rPr>
        <w:t>metatranscription</w:t>
      </w:r>
      <w:proofErr w:type="spellEnd"/>
      <w:r w:rsidRPr="00653746">
        <w:rPr>
          <w:rFonts w:cstheme="minorHAnsi"/>
          <w:color w:val="212121"/>
          <w:shd w:val="clear" w:color="auto" w:fill="FFFFFF"/>
        </w:rPr>
        <w:t xml:space="preserve"> in the inflammatory bowel disease gut microbiome. Nat Microbiol. 2018 Mar;3(3):337-346. </w:t>
      </w:r>
    </w:p>
    <w:p w14:paraId="4E48622B"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Gao XY, </w:t>
      </w:r>
      <w:proofErr w:type="spellStart"/>
      <w:r w:rsidRPr="00653746">
        <w:rPr>
          <w:rFonts w:cstheme="minorHAnsi"/>
          <w:color w:val="212121"/>
          <w:shd w:val="clear" w:color="auto" w:fill="FFFFFF"/>
        </w:rPr>
        <w:t>Zhi</w:t>
      </w:r>
      <w:proofErr w:type="spellEnd"/>
      <w:r w:rsidRPr="00653746">
        <w:rPr>
          <w:rFonts w:cstheme="minorHAnsi"/>
          <w:color w:val="212121"/>
          <w:shd w:val="clear" w:color="auto" w:fill="FFFFFF"/>
        </w:rPr>
        <w:t xml:space="preserve"> XY, Li HW, </w:t>
      </w:r>
      <w:proofErr w:type="spellStart"/>
      <w:r w:rsidRPr="00653746">
        <w:rPr>
          <w:rFonts w:cstheme="minorHAnsi"/>
          <w:color w:val="212121"/>
          <w:shd w:val="clear" w:color="auto" w:fill="FFFFFF"/>
        </w:rPr>
        <w:t>Klenk</w:t>
      </w:r>
      <w:proofErr w:type="spellEnd"/>
      <w:r w:rsidRPr="00653746">
        <w:rPr>
          <w:rFonts w:cstheme="minorHAnsi"/>
          <w:color w:val="212121"/>
          <w:shd w:val="clear" w:color="auto" w:fill="FFFFFF"/>
        </w:rPr>
        <w:t xml:space="preserve"> HP, Li WJ. Comparative genomics of the bacterial genus Streptococcus illuminates evolutionary implications of species groups. </w:t>
      </w:r>
      <w:proofErr w:type="spellStart"/>
      <w:r w:rsidRPr="00653746">
        <w:rPr>
          <w:rFonts w:cstheme="minorHAnsi"/>
          <w:color w:val="212121"/>
          <w:shd w:val="clear" w:color="auto" w:fill="FFFFFF"/>
        </w:rPr>
        <w:t>PLoS</w:t>
      </w:r>
      <w:proofErr w:type="spellEnd"/>
      <w:r w:rsidRPr="00653746">
        <w:rPr>
          <w:rFonts w:cstheme="minorHAnsi"/>
          <w:color w:val="212121"/>
          <w:shd w:val="clear" w:color="auto" w:fill="FFFFFF"/>
        </w:rPr>
        <w:t xml:space="preserve"> One. 2014 Jun 30;9(6</w:t>
      </w:r>
      <w:proofErr w:type="gramStart"/>
      <w:r w:rsidRPr="00653746">
        <w:rPr>
          <w:rFonts w:cstheme="minorHAnsi"/>
          <w:color w:val="212121"/>
          <w:shd w:val="clear" w:color="auto" w:fill="FFFFFF"/>
        </w:rPr>
        <w:t>):e</w:t>
      </w:r>
      <w:proofErr w:type="gramEnd"/>
      <w:r w:rsidRPr="00653746">
        <w:rPr>
          <w:rFonts w:cstheme="minorHAnsi"/>
          <w:color w:val="212121"/>
          <w:shd w:val="clear" w:color="auto" w:fill="FFFFFF"/>
        </w:rPr>
        <w:t>101229.</w:t>
      </w:r>
    </w:p>
    <w:p w14:paraId="49EADD25"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Kolenbrander</w:t>
      </w:r>
      <w:proofErr w:type="spellEnd"/>
      <w:r w:rsidRPr="00653746">
        <w:rPr>
          <w:rFonts w:cstheme="minorHAnsi"/>
          <w:color w:val="212121"/>
          <w:shd w:val="clear" w:color="auto" w:fill="FFFFFF"/>
        </w:rPr>
        <w:t xml:space="preserve"> PE, Palmer RJ Jr, Rickard AH, </w:t>
      </w:r>
      <w:proofErr w:type="spellStart"/>
      <w:r w:rsidRPr="00653746">
        <w:rPr>
          <w:rFonts w:cstheme="minorHAnsi"/>
          <w:color w:val="212121"/>
          <w:shd w:val="clear" w:color="auto" w:fill="FFFFFF"/>
        </w:rPr>
        <w:t>Jakubovics</w:t>
      </w:r>
      <w:proofErr w:type="spellEnd"/>
      <w:r w:rsidRPr="00653746">
        <w:rPr>
          <w:rFonts w:cstheme="minorHAnsi"/>
          <w:color w:val="212121"/>
          <w:shd w:val="clear" w:color="auto" w:fill="FFFFFF"/>
        </w:rPr>
        <w:t xml:space="preserve"> NS, Chalmers NI, Diaz PI. Bacterial interactions and successions during plaque development. </w:t>
      </w:r>
      <w:proofErr w:type="spellStart"/>
      <w:r w:rsidRPr="00653746">
        <w:rPr>
          <w:rFonts w:cstheme="minorHAnsi"/>
          <w:color w:val="212121"/>
          <w:shd w:val="clear" w:color="auto" w:fill="FFFFFF"/>
        </w:rPr>
        <w:t>Periodontol</w:t>
      </w:r>
      <w:proofErr w:type="spellEnd"/>
      <w:r w:rsidRPr="00653746">
        <w:rPr>
          <w:rFonts w:cstheme="minorHAnsi"/>
          <w:color w:val="212121"/>
          <w:shd w:val="clear" w:color="auto" w:fill="FFFFFF"/>
        </w:rPr>
        <w:t xml:space="preserve"> 2000. </w:t>
      </w:r>
      <w:proofErr w:type="gramStart"/>
      <w:r w:rsidRPr="00653746">
        <w:rPr>
          <w:rFonts w:cstheme="minorHAnsi"/>
          <w:color w:val="212121"/>
          <w:shd w:val="clear" w:color="auto" w:fill="FFFFFF"/>
        </w:rPr>
        <w:t>2006;42:47</w:t>
      </w:r>
      <w:proofErr w:type="gramEnd"/>
      <w:r w:rsidRPr="00653746">
        <w:rPr>
          <w:rFonts w:cstheme="minorHAnsi"/>
          <w:color w:val="212121"/>
          <w:shd w:val="clear" w:color="auto" w:fill="FFFFFF"/>
        </w:rPr>
        <w:t>-79.</w:t>
      </w:r>
    </w:p>
    <w:p w14:paraId="52329FE5"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Wake N, Asahi Y, </w:t>
      </w:r>
      <w:proofErr w:type="spellStart"/>
      <w:r w:rsidRPr="00653746">
        <w:rPr>
          <w:rFonts w:cstheme="minorHAnsi"/>
          <w:color w:val="212121"/>
          <w:shd w:val="clear" w:color="auto" w:fill="FFFFFF"/>
        </w:rPr>
        <w:t>Noiri</w:t>
      </w:r>
      <w:proofErr w:type="spellEnd"/>
      <w:r w:rsidRPr="00653746">
        <w:rPr>
          <w:rFonts w:cstheme="minorHAnsi"/>
          <w:color w:val="212121"/>
          <w:shd w:val="clear" w:color="auto" w:fill="FFFFFF"/>
        </w:rPr>
        <w:t xml:space="preserve"> Y, Hayashi M, </w:t>
      </w:r>
      <w:proofErr w:type="spellStart"/>
      <w:r w:rsidRPr="00653746">
        <w:rPr>
          <w:rFonts w:cstheme="minorHAnsi"/>
          <w:color w:val="212121"/>
          <w:shd w:val="clear" w:color="auto" w:fill="FFFFFF"/>
        </w:rPr>
        <w:t>Motooka</w:t>
      </w:r>
      <w:proofErr w:type="spellEnd"/>
      <w:r w:rsidRPr="00653746">
        <w:rPr>
          <w:rFonts w:cstheme="minorHAnsi"/>
          <w:color w:val="212121"/>
          <w:shd w:val="clear" w:color="auto" w:fill="FFFFFF"/>
        </w:rPr>
        <w:t xml:space="preserve"> D, Nakamura S, </w:t>
      </w:r>
      <w:proofErr w:type="spellStart"/>
      <w:r w:rsidRPr="00653746">
        <w:rPr>
          <w:rFonts w:cstheme="minorHAnsi"/>
          <w:color w:val="212121"/>
          <w:shd w:val="clear" w:color="auto" w:fill="FFFFFF"/>
        </w:rPr>
        <w:t>Gotoh</w:t>
      </w:r>
      <w:proofErr w:type="spellEnd"/>
      <w:r w:rsidRPr="00653746">
        <w:rPr>
          <w:rFonts w:cstheme="minorHAnsi"/>
          <w:color w:val="212121"/>
          <w:shd w:val="clear" w:color="auto" w:fill="FFFFFF"/>
        </w:rPr>
        <w:t xml:space="preserve"> K, Miura J, Machi H, Iida T, Ebisu S. Temporal dynamics of bacterial microbiota in the human oral cavity determined using an </w:t>
      </w:r>
      <w:proofErr w:type="gramStart"/>
      <w:r w:rsidRPr="00653746">
        <w:rPr>
          <w:rFonts w:cstheme="minorHAnsi"/>
          <w:i/>
          <w:iCs/>
          <w:color w:val="212121"/>
          <w:shd w:val="clear" w:color="auto" w:fill="FFFFFF"/>
        </w:rPr>
        <w:t>in situ</w:t>
      </w:r>
      <w:proofErr w:type="gramEnd"/>
      <w:r w:rsidRPr="00653746">
        <w:rPr>
          <w:rFonts w:cstheme="minorHAnsi"/>
          <w:color w:val="212121"/>
          <w:shd w:val="clear" w:color="auto" w:fill="FFFFFF"/>
        </w:rPr>
        <w:t xml:space="preserve"> model of dental biofilms. NPJ Biofilms Microbiomes. 2016 Aug </w:t>
      </w:r>
      <w:proofErr w:type="gramStart"/>
      <w:r w:rsidRPr="00653746">
        <w:rPr>
          <w:rFonts w:cstheme="minorHAnsi"/>
          <w:color w:val="212121"/>
          <w:shd w:val="clear" w:color="auto" w:fill="FFFFFF"/>
        </w:rPr>
        <w:t>10;2:16018</w:t>
      </w:r>
      <w:proofErr w:type="gramEnd"/>
      <w:r w:rsidRPr="00653746">
        <w:rPr>
          <w:rFonts w:cstheme="minorHAnsi"/>
          <w:color w:val="212121"/>
          <w:shd w:val="clear" w:color="auto" w:fill="FFFFFF"/>
        </w:rPr>
        <w:t>.</w:t>
      </w:r>
    </w:p>
    <w:p w14:paraId="7B2CEAA8"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lastRenderedPageBreak/>
        <w:t xml:space="preserve">Hall MW, Singh N, Ng KF, Lam DK, Goldberg MB, Tenenbaum HC, Neufeld JD, G </w:t>
      </w:r>
      <w:proofErr w:type="spellStart"/>
      <w:r w:rsidRPr="00653746">
        <w:rPr>
          <w:rFonts w:cstheme="minorHAnsi"/>
          <w:color w:val="212121"/>
          <w:shd w:val="clear" w:color="auto" w:fill="FFFFFF"/>
        </w:rPr>
        <w:t>Beiko</w:t>
      </w:r>
      <w:proofErr w:type="spellEnd"/>
      <w:r w:rsidRPr="00653746">
        <w:rPr>
          <w:rFonts w:cstheme="minorHAnsi"/>
          <w:color w:val="212121"/>
          <w:shd w:val="clear" w:color="auto" w:fill="FFFFFF"/>
        </w:rPr>
        <w:t xml:space="preserve"> R, </w:t>
      </w:r>
      <w:proofErr w:type="spellStart"/>
      <w:r w:rsidRPr="00653746">
        <w:rPr>
          <w:rFonts w:cstheme="minorHAnsi"/>
          <w:color w:val="212121"/>
          <w:shd w:val="clear" w:color="auto" w:fill="FFFFFF"/>
        </w:rPr>
        <w:t>Senadheera</w:t>
      </w:r>
      <w:proofErr w:type="spellEnd"/>
      <w:r w:rsidRPr="00653746">
        <w:rPr>
          <w:rFonts w:cstheme="minorHAnsi"/>
          <w:color w:val="212121"/>
          <w:shd w:val="clear" w:color="auto" w:fill="FFFFFF"/>
        </w:rPr>
        <w:t xml:space="preserve"> DB. Inter-personal </w:t>
      </w:r>
      <w:proofErr w:type="gramStart"/>
      <w:r w:rsidRPr="00653746">
        <w:rPr>
          <w:rFonts w:cstheme="minorHAnsi"/>
          <w:color w:val="212121"/>
          <w:shd w:val="clear" w:color="auto" w:fill="FFFFFF"/>
        </w:rPr>
        <w:t>diversity</w:t>
      </w:r>
      <w:proofErr w:type="gramEnd"/>
      <w:r w:rsidRPr="00653746">
        <w:rPr>
          <w:rFonts w:cstheme="minorHAnsi"/>
          <w:color w:val="212121"/>
          <w:shd w:val="clear" w:color="auto" w:fill="FFFFFF"/>
        </w:rPr>
        <w:t xml:space="preserve"> and temporal dynamics of dental, tongue, and salivary microbiota in the healthy oral cavity. NPJ Biofilms Microbiomes. 2017 Jan </w:t>
      </w:r>
      <w:proofErr w:type="gramStart"/>
      <w:r w:rsidRPr="00653746">
        <w:rPr>
          <w:rFonts w:cstheme="minorHAnsi"/>
          <w:color w:val="212121"/>
          <w:shd w:val="clear" w:color="auto" w:fill="FFFFFF"/>
        </w:rPr>
        <w:t>26;3:2</w:t>
      </w:r>
      <w:proofErr w:type="gramEnd"/>
      <w:r w:rsidRPr="00653746">
        <w:rPr>
          <w:rFonts w:cstheme="minorHAnsi"/>
          <w:color w:val="212121"/>
          <w:shd w:val="clear" w:color="auto" w:fill="FFFFFF"/>
        </w:rPr>
        <w:t>.</w:t>
      </w:r>
    </w:p>
    <w:p w14:paraId="05332067"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Belstrøm</w:t>
      </w:r>
      <w:proofErr w:type="spellEnd"/>
      <w:r w:rsidRPr="00653746">
        <w:rPr>
          <w:rFonts w:cstheme="minorHAnsi"/>
          <w:color w:val="212121"/>
          <w:shd w:val="clear" w:color="auto" w:fill="FFFFFF"/>
        </w:rPr>
        <w:t xml:space="preserve"> D, </w:t>
      </w:r>
      <w:proofErr w:type="spellStart"/>
      <w:r w:rsidRPr="00653746">
        <w:rPr>
          <w:rFonts w:cstheme="minorHAnsi"/>
          <w:color w:val="212121"/>
          <w:shd w:val="clear" w:color="auto" w:fill="FFFFFF"/>
        </w:rPr>
        <w:t>Sembler-Møller</w:t>
      </w:r>
      <w:proofErr w:type="spellEnd"/>
      <w:r w:rsidRPr="00653746">
        <w:rPr>
          <w:rFonts w:cstheme="minorHAnsi"/>
          <w:color w:val="212121"/>
          <w:shd w:val="clear" w:color="auto" w:fill="FFFFFF"/>
        </w:rPr>
        <w:t xml:space="preserve"> ML, Grande MA, </w:t>
      </w:r>
      <w:proofErr w:type="spellStart"/>
      <w:r w:rsidRPr="00653746">
        <w:rPr>
          <w:rFonts w:cstheme="minorHAnsi"/>
          <w:color w:val="212121"/>
          <w:shd w:val="clear" w:color="auto" w:fill="FFFFFF"/>
        </w:rPr>
        <w:t>Kirkby</w:t>
      </w:r>
      <w:proofErr w:type="spellEnd"/>
      <w:r w:rsidRPr="00653746">
        <w:rPr>
          <w:rFonts w:cstheme="minorHAnsi"/>
          <w:color w:val="212121"/>
          <w:shd w:val="clear" w:color="auto" w:fill="FFFFFF"/>
        </w:rPr>
        <w:t xml:space="preserve"> N, Cotton SL, Paster BJ, </w:t>
      </w:r>
      <w:proofErr w:type="spellStart"/>
      <w:r w:rsidRPr="00653746">
        <w:rPr>
          <w:rFonts w:cstheme="minorHAnsi"/>
          <w:color w:val="212121"/>
          <w:shd w:val="clear" w:color="auto" w:fill="FFFFFF"/>
        </w:rPr>
        <w:t>Twetman</w:t>
      </w:r>
      <w:proofErr w:type="spellEnd"/>
      <w:r w:rsidRPr="00653746">
        <w:rPr>
          <w:rFonts w:cstheme="minorHAnsi"/>
          <w:color w:val="212121"/>
          <w:shd w:val="clear" w:color="auto" w:fill="FFFFFF"/>
        </w:rPr>
        <w:t xml:space="preserve"> S, </w:t>
      </w:r>
      <w:proofErr w:type="spellStart"/>
      <w:r w:rsidRPr="00653746">
        <w:rPr>
          <w:rFonts w:cstheme="minorHAnsi"/>
          <w:color w:val="212121"/>
          <w:shd w:val="clear" w:color="auto" w:fill="FFFFFF"/>
        </w:rPr>
        <w:t>Holmstrup</w:t>
      </w:r>
      <w:proofErr w:type="spellEnd"/>
      <w:r w:rsidRPr="00653746">
        <w:rPr>
          <w:rFonts w:cstheme="minorHAnsi"/>
          <w:color w:val="212121"/>
          <w:shd w:val="clear" w:color="auto" w:fill="FFFFFF"/>
        </w:rPr>
        <w:t xml:space="preserve"> P. Impact of Oral Hygiene Discontinuation on Supragingival and Salivary Microbiomes. JDR Clin Trans Res. 2018 Jan;3(1):57-64.</w:t>
      </w:r>
    </w:p>
    <w:p w14:paraId="156EBC27"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Rosier BT, Marsh PD, Mira A. Resilience of the Oral Microbiota in Health: Mechanisms That Prevent Dysbiosis. J Dent Res. 2018 Apr;97(4):371-380.</w:t>
      </w:r>
    </w:p>
    <w:p w14:paraId="5434E880"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Thurnheer</w:t>
      </w:r>
      <w:proofErr w:type="spellEnd"/>
      <w:r w:rsidRPr="00653746">
        <w:rPr>
          <w:rFonts w:cstheme="minorHAnsi"/>
          <w:color w:val="212121"/>
          <w:shd w:val="clear" w:color="auto" w:fill="FFFFFF"/>
        </w:rPr>
        <w:t xml:space="preserve"> T, </w:t>
      </w:r>
      <w:proofErr w:type="spellStart"/>
      <w:r w:rsidRPr="00653746">
        <w:rPr>
          <w:rFonts w:cstheme="minorHAnsi"/>
          <w:color w:val="212121"/>
          <w:shd w:val="clear" w:color="auto" w:fill="FFFFFF"/>
        </w:rPr>
        <w:t>Belibasakis</w:t>
      </w:r>
      <w:proofErr w:type="spellEnd"/>
      <w:r w:rsidRPr="00653746">
        <w:rPr>
          <w:rFonts w:cstheme="minorHAnsi"/>
          <w:color w:val="212121"/>
          <w:shd w:val="clear" w:color="auto" w:fill="FFFFFF"/>
        </w:rPr>
        <w:t xml:space="preserve"> GN. Streptococcus </w:t>
      </w:r>
      <w:proofErr w:type="spellStart"/>
      <w:r w:rsidRPr="00653746">
        <w:rPr>
          <w:rFonts w:cstheme="minorHAnsi"/>
          <w:color w:val="212121"/>
          <w:shd w:val="clear" w:color="auto" w:fill="FFFFFF"/>
        </w:rPr>
        <w:t>oralis</w:t>
      </w:r>
      <w:proofErr w:type="spellEnd"/>
      <w:r w:rsidRPr="00653746">
        <w:rPr>
          <w:rFonts w:cstheme="minorHAnsi"/>
          <w:color w:val="212121"/>
          <w:shd w:val="clear" w:color="auto" w:fill="FFFFFF"/>
        </w:rPr>
        <w:t xml:space="preserve"> maintains homeostasis in oral biofilms by antagonizing the cariogenic pathogen Streptococcus </w:t>
      </w:r>
      <w:proofErr w:type="spellStart"/>
      <w:r w:rsidRPr="00653746">
        <w:rPr>
          <w:rFonts w:cstheme="minorHAnsi"/>
          <w:color w:val="212121"/>
          <w:shd w:val="clear" w:color="auto" w:fill="FFFFFF"/>
        </w:rPr>
        <w:t>mutans</w:t>
      </w:r>
      <w:proofErr w:type="spellEnd"/>
      <w:r w:rsidRPr="00653746">
        <w:rPr>
          <w:rFonts w:cstheme="minorHAnsi"/>
          <w:color w:val="212121"/>
          <w:shd w:val="clear" w:color="auto" w:fill="FFFFFF"/>
        </w:rPr>
        <w:t>. Mol Oral Microbiol. 2018 Jun;33(3):234-239.</w:t>
      </w:r>
    </w:p>
    <w:p w14:paraId="0CC86985"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Pitts NB, Zero DT, Marsh PD, </w:t>
      </w:r>
      <w:proofErr w:type="spellStart"/>
      <w:r w:rsidRPr="00653746">
        <w:rPr>
          <w:rFonts w:cstheme="minorHAnsi"/>
          <w:color w:val="212121"/>
          <w:shd w:val="clear" w:color="auto" w:fill="FFFFFF"/>
        </w:rPr>
        <w:t>Ekstrand</w:t>
      </w:r>
      <w:proofErr w:type="spellEnd"/>
      <w:r w:rsidRPr="00653746">
        <w:rPr>
          <w:rFonts w:cstheme="minorHAnsi"/>
          <w:color w:val="212121"/>
          <w:shd w:val="clear" w:color="auto" w:fill="FFFFFF"/>
        </w:rPr>
        <w:t xml:space="preserve"> K, Weintraub JA, Ramos-Gomez F, </w:t>
      </w:r>
      <w:proofErr w:type="spellStart"/>
      <w:r w:rsidRPr="00653746">
        <w:rPr>
          <w:rFonts w:cstheme="minorHAnsi"/>
          <w:color w:val="212121"/>
          <w:shd w:val="clear" w:color="auto" w:fill="FFFFFF"/>
        </w:rPr>
        <w:t>Tagami</w:t>
      </w:r>
      <w:proofErr w:type="spellEnd"/>
      <w:r w:rsidRPr="00653746">
        <w:rPr>
          <w:rFonts w:cstheme="minorHAnsi"/>
          <w:color w:val="212121"/>
          <w:shd w:val="clear" w:color="auto" w:fill="FFFFFF"/>
        </w:rPr>
        <w:t xml:space="preserve"> J, </w:t>
      </w:r>
      <w:proofErr w:type="spellStart"/>
      <w:r w:rsidRPr="00653746">
        <w:rPr>
          <w:rFonts w:cstheme="minorHAnsi"/>
          <w:color w:val="212121"/>
          <w:shd w:val="clear" w:color="auto" w:fill="FFFFFF"/>
        </w:rPr>
        <w:t>Twetman</w:t>
      </w:r>
      <w:proofErr w:type="spellEnd"/>
      <w:r w:rsidRPr="00653746">
        <w:rPr>
          <w:rFonts w:cstheme="minorHAnsi"/>
          <w:color w:val="212121"/>
          <w:shd w:val="clear" w:color="auto" w:fill="FFFFFF"/>
        </w:rPr>
        <w:t xml:space="preserve"> S, </w:t>
      </w:r>
      <w:proofErr w:type="spellStart"/>
      <w:r w:rsidRPr="00653746">
        <w:rPr>
          <w:rFonts w:cstheme="minorHAnsi"/>
          <w:color w:val="212121"/>
          <w:shd w:val="clear" w:color="auto" w:fill="FFFFFF"/>
        </w:rPr>
        <w:t>Tsakos</w:t>
      </w:r>
      <w:proofErr w:type="spellEnd"/>
      <w:r w:rsidRPr="00653746">
        <w:rPr>
          <w:rFonts w:cstheme="minorHAnsi"/>
          <w:color w:val="212121"/>
          <w:shd w:val="clear" w:color="auto" w:fill="FFFFFF"/>
        </w:rPr>
        <w:t xml:space="preserve"> G, Ismail A. Dental caries. Nat Rev Dis Primers. 2017 May </w:t>
      </w:r>
      <w:proofErr w:type="gramStart"/>
      <w:r w:rsidRPr="00653746">
        <w:rPr>
          <w:rFonts w:cstheme="minorHAnsi"/>
          <w:color w:val="212121"/>
          <w:shd w:val="clear" w:color="auto" w:fill="FFFFFF"/>
        </w:rPr>
        <w:t>25;3:17030</w:t>
      </w:r>
      <w:proofErr w:type="gramEnd"/>
      <w:r w:rsidRPr="00653746">
        <w:rPr>
          <w:rFonts w:cstheme="minorHAnsi"/>
          <w:color w:val="212121"/>
          <w:shd w:val="clear" w:color="auto" w:fill="FFFFFF"/>
        </w:rPr>
        <w:t>.</w:t>
      </w:r>
    </w:p>
    <w:p w14:paraId="7F84BFD2"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Lundtorp</w:t>
      </w:r>
      <w:proofErr w:type="spellEnd"/>
      <w:r w:rsidRPr="00653746">
        <w:rPr>
          <w:rFonts w:cstheme="minorHAnsi"/>
          <w:color w:val="212121"/>
          <w:shd w:val="clear" w:color="auto" w:fill="FFFFFF"/>
        </w:rPr>
        <w:t xml:space="preserve">-Olsen C, </w:t>
      </w:r>
      <w:proofErr w:type="spellStart"/>
      <w:r w:rsidRPr="00653746">
        <w:rPr>
          <w:rFonts w:cstheme="minorHAnsi"/>
          <w:color w:val="212121"/>
          <w:shd w:val="clear" w:color="auto" w:fill="FFFFFF"/>
        </w:rPr>
        <w:t>Enevold</w:t>
      </w:r>
      <w:proofErr w:type="spellEnd"/>
      <w:r w:rsidRPr="00653746">
        <w:rPr>
          <w:rFonts w:cstheme="minorHAnsi"/>
          <w:color w:val="212121"/>
          <w:shd w:val="clear" w:color="auto" w:fill="FFFFFF"/>
        </w:rPr>
        <w:t xml:space="preserve"> C, </w:t>
      </w:r>
      <w:proofErr w:type="spellStart"/>
      <w:r w:rsidRPr="00653746">
        <w:rPr>
          <w:rFonts w:cstheme="minorHAnsi"/>
          <w:color w:val="212121"/>
          <w:shd w:val="clear" w:color="auto" w:fill="FFFFFF"/>
        </w:rPr>
        <w:t>Juel</w:t>
      </w:r>
      <w:proofErr w:type="spellEnd"/>
      <w:r w:rsidRPr="00653746">
        <w:rPr>
          <w:rFonts w:cstheme="minorHAnsi"/>
          <w:color w:val="212121"/>
          <w:shd w:val="clear" w:color="auto" w:fill="FFFFFF"/>
        </w:rPr>
        <w:t xml:space="preserve"> Jensen CA, </w:t>
      </w:r>
      <w:proofErr w:type="spellStart"/>
      <w:r w:rsidRPr="00653746">
        <w:rPr>
          <w:rFonts w:cstheme="minorHAnsi"/>
          <w:color w:val="212121"/>
          <w:shd w:val="clear" w:color="auto" w:fill="FFFFFF"/>
        </w:rPr>
        <w:t>Stofberg</w:t>
      </w:r>
      <w:proofErr w:type="spellEnd"/>
      <w:r w:rsidRPr="00653746">
        <w:rPr>
          <w:rFonts w:cstheme="minorHAnsi"/>
          <w:color w:val="212121"/>
          <w:shd w:val="clear" w:color="auto" w:fill="FFFFFF"/>
        </w:rPr>
        <w:t xml:space="preserve"> SN, </w:t>
      </w:r>
      <w:proofErr w:type="spellStart"/>
      <w:r w:rsidRPr="00653746">
        <w:rPr>
          <w:rFonts w:cstheme="minorHAnsi"/>
          <w:color w:val="212121"/>
          <w:shd w:val="clear" w:color="auto" w:fill="FFFFFF"/>
        </w:rPr>
        <w:t>Twetman</w:t>
      </w:r>
      <w:proofErr w:type="spellEnd"/>
      <w:r w:rsidRPr="00653746">
        <w:rPr>
          <w:rFonts w:cstheme="minorHAnsi"/>
          <w:color w:val="212121"/>
          <w:shd w:val="clear" w:color="auto" w:fill="FFFFFF"/>
        </w:rPr>
        <w:t xml:space="preserve"> S, </w:t>
      </w:r>
      <w:proofErr w:type="spellStart"/>
      <w:r w:rsidRPr="00653746">
        <w:rPr>
          <w:rFonts w:cstheme="minorHAnsi"/>
          <w:color w:val="212121"/>
          <w:shd w:val="clear" w:color="auto" w:fill="FFFFFF"/>
        </w:rPr>
        <w:t>Belstrøm</w:t>
      </w:r>
      <w:proofErr w:type="spellEnd"/>
      <w:r w:rsidRPr="00653746">
        <w:rPr>
          <w:rFonts w:cstheme="minorHAnsi"/>
          <w:color w:val="212121"/>
          <w:shd w:val="clear" w:color="auto" w:fill="FFFFFF"/>
        </w:rPr>
        <w:t xml:space="preserve"> D. Impact of Probiotics on the Salivary Microbiota and Salivary Levels of Inflammation-Related Proteins during Short-Term Sugar Stress: A Randomized Controlled Trial. Pathogens. 2021 Mar 25;10(4):392. </w:t>
      </w:r>
    </w:p>
    <w:p w14:paraId="22BFD773"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Philip N, </w:t>
      </w:r>
      <w:proofErr w:type="spellStart"/>
      <w:r w:rsidRPr="00653746">
        <w:rPr>
          <w:rFonts w:cstheme="minorHAnsi"/>
          <w:color w:val="212121"/>
          <w:shd w:val="clear" w:color="auto" w:fill="FFFFFF"/>
        </w:rPr>
        <w:t>Suneja</w:t>
      </w:r>
      <w:proofErr w:type="spellEnd"/>
      <w:r w:rsidRPr="00653746">
        <w:rPr>
          <w:rFonts w:cstheme="minorHAnsi"/>
          <w:color w:val="212121"/>
          <w:shd w:val="clear" w:color="auto" w:fill="FFFFFF"/>
        </w:rPr>
        <w:t xml:space="preserve"> B, Walsh LJ. Ecological Approaches to Dental Caries Prevention: Paradigm Shift or Shibboleth? Caries Res. 2018;52(1-2):153-165.</w:t>
      </w:r>
    </w:p>
    <w:p w14:paraId="34B90981"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Belstrøm</w:t>
      </w:r>
      <w:proofErr w:type="spellEnd"/>
      <w:r w:rsidRPr="00653746">
        <w:rPr>
          <w:rFonts w:cstheme="minorHAnsi"/>
          <w:color w:val="212121"/>
          <w:shd w:val="clear" w:color="auto" w:fill="FFFFFF"/>
        </w:rPr>
        <w:t xml:space="preserve"> D, Constancias F, Liu Y, Yang L, </w:t>
      </w:r>
      <w:proofErr w:type="spellStart"/>
      <w:r w:rsidRPr="00653746">
        <w:rPr>
          <w:rFonts w:cstheme="minorHAnsi"/>
          <w:color w:val="212121"/>
          <w:shd w:val="clear" w:color="auto" w:fill="FFFFFF"/>
        </w:rPr>
        <w:t>Drautz</w:t>
      </w:r>
      <w:proofErr w:type="spellEnd"/>
      <w:r w:rsidRPr="00653746">
        <w:rPr>
          <w:rFonts w:cstheme="minorHAnsi"/>
          <w:color w:val="212121"/>
          <w:shd w:val="clear" w:color="auto" w:fill="FFFFFF"/>
        </w:rPr>
        <w:t xml:space="preserve">-Moses DI, Schuster SC, Kohli GS, Jakobsen TH, </w:t>
      </w:r>
      <w:proofErr w:type="spellStart"/>
      <w:r w:rsidRPr="00653746">
        <w:rPr>
          <w:rFonts w:cstheme="minorHAnsi"/>
          <w:color w:val="212121"/>
          <w:shd w:val="clear" w:color="auto" w:fill="FFFFFF"/>
        </w:rPr>
        <w:t>Holmstrup</w:t>
      </w:r>
      <w:proofErr w:type="spellEnd"/>
      <w:r w:rsidRPr="00653746">
        <w:rPr>
          <w:rFonts w:cstheme="minorHAnsi"/>
          <w:color w:val="212121"/>
          <w:shd w:val="clear" w:color="auto" w:fill="FFFFFF"/>
        </w:rPr>
        <w:t xml:space="preserve"> P, </w:t>
      </w:r>
      <w:proofErr w:type="spellStart"/>
      <w:r w:rsidRPr="00653746">
        <w:rPr>
          <w:rFonts w:cstheme="minorHAnsi"/>
          <w:color w:val="212121"/>
          <w:shd w:val="clear" w:color="auto" w:fill="FFFFFF"/>
        </w:rPr>
        <w:t>Givskov</w:t>
      </w:r>
      <w:proofErr w:type="spellEnd"/>
      <w:r w:rsidRPr="00653746">
        <w:rPr>
          <w:rFonts w:cstheme="minorHAnsi"/>
          <w:color w:val="212121"/>
          <w:shd w:val="clear" w:color="auto" w:fill="FFFFFF"/>
        </w:rPr>
        <w:t xml:space="preserve"> M. Metagenomic and </w:t>
      </w:r>
      <w:proofErr w:type="spellStart"/>
      <w:r w:rsidRPr="00653746">
        <w:rPr>
          <w:rFonts w:cstheme="minorHAnsi"/>
          <w:color w:val="212121"/>
          <w:shd w:val="clear" w:color="auto" w:fill="FFFFFF"/>
        </w:rPr>
        <w:t>metatranscriptomic</w:t>
      </w:r>
      <w:proofErr w:type="spellEnd"/>
      <w:r w:rsidRPr="00653746">
        <w:rPr>
          <w:rFonts w:cstheme="minorHAnsi"/>
          <w:color w:val="212121"/>
          <w:shd w:val="clear" w:color="auto" w:fill="FFFFFF"/>
        </w:rPr>
        <w:t xml:space="preserve"> analysis of saliva reveals disease-associated microbiota in patients with periodontitis and dental caries. NPJ Biofilms Microbiomes. 2017 Oct </w:t>
      </w:r>
      <w:proofErr w:type="gramStart"/>
      <w:r w:rsidRPr="00653746">
        <w:rPr>
          <w:rFonts w:cstheme="minorHAnsi"/>
          <w:color w:val="212121"/>
          <w:shd w:val="clear" w:color="auto" w:fill="FFFFFF"/>
        </w:rPr>
        <w:t>2;3:23</w:t>
      </w:r>
      <w:proofErr w:type="gramEnd"/>
      <w:r w:rsidRPr="00653746">
        <w:rPr>
          <w:rFonts w:cstheme="minorHAnsi"/>
          <w:color w:val="212121"/>
          <w:shd w:val="clear" w:color="auto" w:fill="FFFFFF"/>
        </w:rPr>
        <w:t>.</w:t>
      </w:r>
    </w:p>
    <w:p w14:paraId="39AE7294"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Kumar PS, </w:t>
      </w:r>
      <w:proofErr w:type="spellStart"/>
      <w:r w:rsidRPr="00653746">
        <w:rPr>
          <w:rFonts w:cstheme="minorHAnsi"/>
          <w:color w:val="212121"/>
          <w:shd w:val="clear" w:color="auto" w:fill="FFFFFF"/>
        </w:rPr>
        <w:t>Dabdoub</w:t>
      </w:r>
      <w:proofErr w:type="spellEnd"/>
      <w:r w:rsidRPr="00653746">
        <w:rPr>
          <w:rFonts w:cstheme="minorHAnsi"/>
          <w:color w:val="212121"/>
          <w:shd w:val="clear" w:color="auto" w:fill="FFFFFF"/>
        </w:rPr>
        <w:t xml:space="preserve"> SM, Ganesan SM. Probing periodontal microbial dark matter using </w:t>
      </w:r>
      <w:proofErr w:type="spellStart"/>
      <w:r w:rsidRPr="00653746">
        <w:rPr>
          <w:rFonts w:cstheme="minorHAnsi"/>
          <w:color w:val="212121"/>
          <w:shd w:val="clear" w:color="auto" w:fill="FFFFFF"/>
        </w:rPr>
        <w:t>metataxonomics</w:t>
      </w:r>
      <w:proofErr w:type="spellEnd"/>
      <w:r w:rsidRPr="00653746">
        <w:rPr>
          <w:rFonts w:cstheme="minorHAnsi"/>
          <w:color w:val="212121"/>
          <w:shd w:val="clear" w:color="auto" w:fill="FFFFFF"/>
        </w:rPr>
        <w:t xml:space="preserve"> and metagenomics. </w:t>
      </w:r>
      <w:proofErr w:type="spellStart"/>
      <w:r w:rsidRPr="00653746">
        <w:rPr>
          <w:rFonts w:cstheme="minorHAnsi"/>
          <w:color w:val="212121"/>
          <w:shd w:val="clear" w:color="auto" w:fill="FFFFFF"/>
        </w:rPr>
        <w:t>Periodontol</w:t>
      </w:r>
      <w:proofErr w:type="spellEnd"/>
      <w:r w:rsidRPr="00653746">
        <w:rPr>
          <w:rFonts w:cstheme="minorHAnsi"/>
          <w:color w:val="212121"/>
          <w:shd w:val="clear" w:color="auto" w:fill="FFFFFF"/>
        </w:rPr>
        <w:t xml:space="preserve"> 2000. 2021 Feb;85(1):12-27. </w:t>
      </w:r>
    </w:p>
    <w:p w14:paraId="746E7400"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Wang J, Qi J, Zhao H, He S, Zhang Y, Wei S, Zhao F. Metagenomic sequencing reveals microbiota and its functional potential associated with periodontal disease. Sci Rep. </w:t>
      </w:r>
      <w:proofErr w:type="gramStart"/>
      <w:r w:rsidRPr="00653746">
        <w:rPr>
          <w:rFonts w:cstheme="minorHAnsi"/>
          <w:color w:val="212121"/>
          <w:shd w:val="clear" w:color="auto" w:fill="FFFFFF"/>
        </w:rPr>
        <w:t>2013;3:1843</w:t>
      </w:r>
      <w:proofErr w:type="gramEnd"/>
      <w:r w:rsidRPr="00653746">
        <w:rPr>
          <w:rFonts w:cstheme="minorHAnsi"/>
          <w:color w:val="212121"/>
          <w:shd w:val="clear" w:color="auto" w:fill="FFFFFF"/>
        </w:rPr>
        <w:t>.</w:t>
      </w:r>
    </w:p>
    <w:p w14:paraId="4C6514D7"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Shi B, Chang M, Martin J, </w:t>
      </w:r>
      <w:proofErr w:type="spellStart"/>
      <w:r w:rsidRPr="00653746">
        <w:rPr>
          <w:rFonts w:cstheme="minorHAnsi"/>
          <w:color w:val="212121"/>
          <w:shd w:val="clear" w:color="auto" w:fill="FFFFFF"/>
        </w:rPr>
        <w:t>Mitreva</w:t>
      </w:r>
      <w:proofErr w:type="spellEnd"/>
      <w:r w:rsidRPr="00653746">
        <w:rPr>
          <w:rFonts w:cstheme="minorHAnsi"/>
          <w:color w:val="212121"/>
          <w:shd w:val="clear" w:color="auto" w:fill="FFFFFF"/>
        </w:rPr>
        <w:t xml:space="preserve"> M, Lux R, </w:t>
      </w:r>
      <w:proofErr w:type="spellStart"/>
      <w:r w:rsidRPr="00653746">
        <w:rPr>
          <w:rFonts w:cstheme="minorHAnsi"/>
          <w:color w:val="212121"/>
          <w:shd w:val="clear" w:color="auto" w:fill="FFFFFF"/>
        </w:rPr>
        <w:t>Klokkevold</w:t>
      </w:r>
      <w:proofErr w:type="spellEnd"/>
      <w:r w:rsidRPr="00653746">
        <w:rPr>
          <w:rFonts w:cstheme="minorHAnsi"/>
          <w:color w:val="212121"/>
          <w:shd w:val="clear" w:color="auto" w:fill="FFFFFF"/>
        </w:rPr>
        <w:t xml:space="preserve"> P, Sodergren E, Weinstock GM, </w:t>
      </w:r>
      <w:proofErr w:type="spellStart"/>
      <w:r w:rsidRPr="00653746">
        <w:rPr>
          <w:rFonts w:cstheme="minorHAnsi"/>
          <w:color w:val="212121"/>
          <w:shd w:val="clear" w:color="auto" w:fill="FFFFFF"/>
        </w:rPr>
        <w:t>Haake</w:t>
      </w:r>
      <w:proofErr w:type="spellEnd"/>
      <w:r w:rsidRPr="00653746">
        <w:rPr>
          <w:rFonts w:cstheme="minorHAnsi"/>
          <w:color w:val="212121"/>
          <w:shd w:val="clear" w:color="auto" w:fill="FFFFFF"/>
        </w:rPr>
        <w:t xml:space="preserve"> SK, Li H. Dynamic changes in the subgingival microbiome and their potential for diagnosis and prognosis of periodontitis. mBio. 2015 Feb 17;6(1</w:t>
      </w:r>
      <w:proofErr w:type="gramStart"/>
      <w:r w:rsidRPr="00653746">
        <w:rPr>
          <w:rFonts w:cstheme="minorHAnsi"/>
          <w:color w:val="212121"/>
          <w:shd w:val="clear" w:color="auto" w:fill="FFFFFF"/>
        </w:rPr>
        <w:t>):e</w:t>
      </w:r>
      <w:proofErr w:type="gramEnd"/>
      <w:r w:rsidRPr="00653746">
        <w:rPr>
          <w:rFonts w:cstheme="minorHAnsi"/>
          <w:color w:val="212121"/>
          <w:shd w:val="clear" w:color="auto" w:fill="FFFFFF"/>
        </w:rPr>
        <w:t>01926-14.</w:t>
      </w:r>
    </w:p>
    <w:p w14:paraId="5CDD6B39"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Duran-</w:t>
      </w:r>
      <w:proofErr w:type="spellStart"/>
      <w:r w:rsidRPr="00653746">
        <w:rPr>
          <w:rFonts w:cstheme="minorHAnsi"/>
          <w:color w:val="212121"/>
          <w:shd w:val="clear" w:color="auto" w:fill="FFFFFF"/>
        </w:rPr>
        <w:t>Pinedo</w:t>
      </w:r>
      <w:proofErr w:type="spellEnd"/>
      <w:r w:rsidRPr="00653746">
        <w:rPr>
          <w:rFonts w:cstheme="minorHAnsi"/>
          <w:color w:val="212121"/>
          <w:shd w:val="clear" w:color="auto" w:fill="FFFFFF"/>
        </w:rPr>
        <w:t xml:space="preserve"> AE, Chen T, </w:t>
      </w:r>
      <w:proofErr w:type="spellStart"/>
      <w:r w:rsidRPr="00653746">
        <w:rPr>
          <w:rFonts w:cstheme="minorHAnsi"/>
          <w:color w:val="212121"/>
          <w:shd w:val="clear" w:color="auto" w:fill="FFFFFF"/>
        </w:rPr>
        <w:t>Teles</w:t>
      </w:r>
      <w:proofErr w:type="spellEnd"/>
      <w:r w:rsidRPr="00653746">
        <w:rPr>
          <w:rFonts w:cstheme="minorHAnsi"/>
          <w:color w:val="212121"/>
          <w:shd w:val="clear" w:color="auto" w:fill="FFFFFF"/>
        </w:rPr>
        <w:t xml:space="preserve"> R, Starr JR, Wang X, Krishnan K, Frias-Lopez J. Community-wide transcriptome of the oral microbiome in subjects with and without periodontitis. ISME J. 2014 Aug;8(8):1659-72.</w:t>
      </w:r>
    </w:p>
    <w:p w14:paraId="356751DC"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lang w:val="da-DK"/>
        </w:rPr>
        <w:t xml:space="preserve">Aas JA, Griffen AL, </w:t>
      </w:r>
      <w:proofErr w:type="spellStart"/>
      <w:r w:rsidRPr="00653746">
        <w:rPr>
          <w:rFonts w:cstheme="minorHAnsi"/>
          <w:color w:val="212121"/>
          <w:shd w:val="clear" w:color="auto" w:fill="FFFFFF"/>
          <w:lang w:val="da-DK"/>
        </w:rPr>
        <w:t>Dardis</w:t>
      </w:r>
      <w:proofErr w:type="spellEnd"/>
      <w:r w:rsidRPr="00653746">
        <w:rPr>
          <w:rFonts w:cstheme="minorHAnsi"/>
          <w:color w:val="212121"/>
          <w:shd w:val="clear" w:color="auto" w:fill="FFFFFF"/>
          <w:lang w:val="da-DK"/>
        </w:rPr>
        <w:t xml:space="preserve"> SR, Lee AM, Olsen I, </w:t>
      </w:r>
      <w:proofErr w:type="spellStart"/>
      <w:r w:rsidRPr="00653746">
        <w:rPr>
          <w:rFonts w:cstheme="minorHAnsi"/>
          <w:color w:val="212121"/>
          <w:shd w:val="clear" w:color="auto" w:fill="FFFFFF"/>
          <w:lang w:val="da-DK"/>
        </w:rPr>
        <w:t>Dewhirst</w:t>
      </w:r>
      <w:proofErr w:type="spellEnd"/>
      <w:r w:rsidRPr="00653746">
        <w:rPr>
          <w:rFonts w:cstheme="minorHAnsi"/>
          <w:color w:val="212121"/>
          <w:shd w:val="clear" w:color="auto" w:fill="FFFFFF"/>
          <w:lang w:val="da-DK"/>
        </w:rPr>
        <w:t xml:space="preserve"> FE, Leys EJ, </w:t>
      </w:r>
      <w:proofErr w:type="spellStart"/>
      <w:r w:rsidRPr="00653746">
        <w:rPr>
          <w:rFonts w:cstheme="minorHAnsi"/>
          <w:color w:val="212121"/>
          <w:shd w:val="clear" w:color="auto" w:fill="FFFFFF"/>
          <w:lang w:val="da-DK"/>
        </w:rPr>
        <w:t>Paster</w:t>
      </w:r>
      <w:proofErr w:type="spellEnd"/>
      <w:r w:rsidRPr="00653746">
        <w:rPr>
          <w:rFonts w:cstheme="minorHAnsi"/>
          <w:color w:val="212121"/>
          <w:shd w:val="clear" w:color="auto" w:fill="FFFFFF"/>
          <w:lang w:val="da-DK"/>
        </w:rPr>
        <w:t xml:space="preserve"> BJ. </w:t>
      </w:r>
      <w:r w:rsidRPr="00653746">
        <w:rPr>
          <w:rFonts w:cstheme="minorHAnsi"/>
          <w:color w:val="212121"/>
          <w:shd w:val="clear" w:color="auto" w:fill="FFFFFF"/>
        </w:rPr>
        <w:t>Bacteria of dental caries in primary and permanent teeth in children and young adults. J Clin Microbiol. 2008 Apr;46(4):1407-17.</w:t>
      </w:r>
    </w:p>
    <w:p w14:paraId="57BC2AD4"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Fine DH, Markowitz K, </w:t>
      </w:r>
      <w:proofErr w:type="spellStart"/>
      <w:r w:rsidRPr="00653746">
        <w:rPr>
          <w:rFonts w:cstheme="minorHAnsi"/>
          <w:color w:val="212121"/>
          <w:shd w:val="clear" w:color="auto" w:fill="FFFFFF"/>
        </w:rPr>
        <w:t>Fairlie</w:t>
      </w:r>
      <w:proofErr w:type="spellEnd"/>
      <w:r w:rsidRPr="00653746">
        <w:rPr>
          <w:rFonts w:cstheme="minorHAnsi"/>
          <w:color w:val="212121"/>
          <w:shd w:val="clear" w:color="auto" w:fill="FFFFFF"/>
        </w:rPr>
        <w:t xml:space="preserve"> K, </w:t>
      </w:r>
      <w:proofErr w:type="spellStart"/>
      <w:r w:rsidRPr="00653746">
        <w:rPr>
          <w:rFonts w:cstheme="minorHAnsi"/>
          <w:color w:val="212121"/>
          <w:shd w:val="clear" w:color="auto" w:fill="FFFFFF"/>
        </w:rPr>
        <w:t>Tischio-Bereski</w:t>
      </w:r>
      <w:proofErr w:type="spellEnd"/>
      <w:r w:rsidRPr="00653746">
        <w:rPr>
          <w:rFonts w:cstheme="minorHAnsi"/>
          <w:color w:val="212121"/>
          <w:shd w:val="clear" w:color="auto" w:fill="FFFFFF"/>
        </w:rPr>
        <w:t xml:space="preserve"> D, </w:t>
      </w:r>
      <w:proofErr w:type="spellStart"/>
      <w:r w:rsidRPr="00653746">
        <w:rPr>
          <w:rFonts w:cstheme="minorHAnsi"/>
          <w:color w:val="212121"/>
          <w:shd w:val="clear" w:color="auto" w:fill="FFFFFF"/>
        </w:rPr>
        <w:t>Ferrendiz</w:t>
      </w:r>
      <w:proofErr w:type="spellEnd"/>
      <w:r w:rsidRPr="00653746">
        <w:rPr>
          <w:rFonts w:cstheme="minorHAnsi"/>
          <w:color w:val="212121"/>
          <w:shd w:val="clear" w:color="auto" w:fill="FFFFFF"/>
        </w:rPr>
        <w:t xml:space="preserve"> J, </w:t>
      </w:r>
      <w:proofErr w:type="spellStart"/>
      <w:r w:rsidRPr="00653746">
        <w:rPr>
          <w:rFonts w:cstheme="minorHAnsi"/>
          <w:color w:val="212121"/>
          <w:shd w:val="clear" w:color="auto" w:fill="FFFFFF"/>
        </w:rPr>
        <w:t>Furgang</w:t>
      </w:r>
      <w:proofErr w:type="spellEnd"/>
      <w:r w:rsidRPr="00653746">
        <w:rPr>
          <w:rFonts w:cstheme="minorHAnsi"/>
          <w:color w:val="212121"/>
          <w:shd w:val="clear" w:color="auto" w:fill="FFFFFF"/>
        </w:rPr>
        <w:t xml:space="preserve"> D, Paster BJ, Dewhirst FE. A consortium of </w:t>
      </w:r>
      <w:proofErr w:type="spellStart"/>
      <w:r w:rsidRPr="00653746">
        <w:rPr>
          <w:rFonts w:cstheme="minorHAnsi"/>
          <w:color w:val="212121"/>
          <w:shd w:val="clear" w:color="auto" w:fill="FFFFFF"/>
        </w:rPr>
        <w:t>Aggregatibacter</w:t>
      </w:r>
      <w:proofErr w:type="spellEnd"/>
      <w:r w:rsidRPr="00653746">
        <w:rPr>
          <w:rFonts w:cstheme="minorHAnsi"/>
          <w:color w:val="212121"/>
          <w:shd w:val="clear" w:color="auto" w:fill="FFFFFF"/>
        </w:rPr>
        <w:t xml:space="preserve"> </w:t>
      </w:r>
      <w:proofErr w:type="spellStart"/>
      <w:r w:rsidRPr="00653746">
        <w:rPr>
          <w:rFonts w:cstheme="minorHAnsi"/>
          <w:color w:val="212121"/>
          <w:shd w:val="clear" w:color="auto" w:fill="FFFFFF"/>
        </w:rPr>
        <w:t>actinomycetemcomitans</w:t>
      </w:r>
      <w:proofErr w:type="spellEnd"/>
      <w:r w:rsidRPr="00653746">
        <w:rPr>
          <w:rFonts w:cstheme="minorHAnsi"/>
          <w:color w:val="212121"/>
          <w:shd w:val="clear" w:color="auto" w:fill="FFFFFF"/>
        </w:rPr>
        <w:t xml:space="preserve">, Streptococcus </w:t>
      </w:r>
      <w:proofErr w:type="spellStart"/>
      <w:r w:rsidRPr="00653746">
        <w:rPr>
          <w:rFonts w:cstheme="minorHAnsi"/>
          <w:color w:val="212121"/>
          <w:shd w:val="clear" w:color="auto" w:fill="FFFFFF"/>
        </w:rPr>
        <w:t>parasanguinis</w:t>
      </w:r>
      <w:proofErr w:type="spellEnd"/>
      <w:r w:rsidRPr="00653746">
        <w:rPr>
          <w:rFonts w:cstheme="minorHAnsi"/>
          <w:color w:val="212121"/>
          <w:shd w:val="clear" w:color="auto" w:fill="FFFFFF"/>
        </w:rPr>
        <w:t xml:space="preserve">, and </w:t>
      </w:r>
      <w:proofErr w:type="spellStart"/>
      <w:r w:rsidRPr="00653746">
        <w:rPr>
          <w:rFonts w:cstheme="minorHAnsi"/>
          <w:color w:val="212121"/>
          <w:shd w:val="clear" w:color="auto" w:fill="FFFFFF"/>
        </w:rPr>
        <w:t>Filifactor</w:t>
      </w:r>
      <w:proofErr w:type="spellEnd"/>
      <w:r w:rsidRPr="00653746">
        <w:rPr>
          <w:rFonts w:cstheme="minorHAnsi"/>
          <w:color w:val="212121"/>
          <w:shd w:val="clear" w:color="auto" w:fill="FFFFFF"/>
        </w:rPr>
        <w:t xml:space="preserve"> </w:t>
      </w:r>
      <w:proofErr w:type="spellStart"/>
      <w:r w:rsidRPr="00653746">
        <w:rPr>
          <w:rFonts w:cstheme="minorHAnsi"/>
          <w:color w:val="212121"/>
          <w:shd w:val="clear" w:color="auto" w:fill="FFFFFF"/>
        </w:rPr>
        <w:t>alocis</w:t>
      </w:r>
      <w:proofErr w:type="spellEnd"/>
      <w:r w:rsidRPr="00653746">
        <w:rPr>
          <w:rFonts w:cstheme="minorHAnsi"/>
          <w:color w:val="212121"/>
          <w:shd w:val="clear" w:color="auto" w:fill="FFFFFF"/>
        </w:rPr>
        <w:t xml:space="preserve"> is present in sites prior to bone loss in a longitudinal study of localized aggressive periodontitis. J Clin Microbiol. 2013 Sep;51(9):2850-61.</w:t>
      </w:r>
    </w:p>
    <w:p w14:paraId="68C3F2E9"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Willis JR, </w:t>
      </w:r>
      <w:proofErr w:type="spellStart"/>
      <w:r w:rsidRPr="00653746">
        <w:rPr>
          <w:rFonts w:cstheme="minorHAnsi"/>
          <w:color w:val="212121"/>
          <w:shd w:val="clear" w:color="auto" w:fill="FFFFFF"/>
        </w:rPr>
        <w:t>Gabaldón</w:t>
      </w:r>
      <w:proofErr w:type="spellEnd"/>
      <w:r w:rsidRPr="00653746">
        <w:rPr>
          <w:rFonts w:cstheme="minorHAnsi"/>
          <w:color w:val="212121"/>
          <w:shd w:val="clear" w:color="auto" w:fill="FFFFFF"/>
        </w:rPr>
        <w:t xml:space="preserve"> T. The Human Oral Microbiome in Health and Disease: From Sequences to Ecosystems. Microorganisms. 2020 Feb 23;8(2):308. </w:t>
      </w:r>
    </w:p>
    <w:p w14:paraId="404AC410"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Damgaard</w:t>
      </w:r>
      <w:proofErr w:type="spellEnd"/>
      <w:r w:rsidRPr="00653746">
        <w:rPr>
          <w:rFonts w:cstheme="minorHAnsi"/>
          <w:color w:val="212121"/>
          <w:shd w:val="clear" w:color="auto" w:fill="FFFFFF"/>
        </w:rPr>
        <w:t xml:space="preserve"> C, Danielsen AK, </w:t>
      </w:r>
      <w:proofErr w:type="spellStart"/>
      <w:r w:rsidRPr="00653746">
        <w:rPr>
          <w:rFonts w:cstheme="minorHAnsi"/>
          <w:color w:val="212121"/>
          <w:shd w:val="clear" w:color="auto" w:fill="FFFFFF"/>
        </w:rPr>
        <w:t>Enevold</w:t>
      </w:r>
      <w:proofErr w:type="spellEnd"/>
      <w:r w:rsidRPr="00653746">
        <w:rPr>
          <w:rFonts w:cstheme="minorHAnsi"/>
          <w:color w:val="212121"/>
          <w:shd w:val="clear" w:color="auto" w:fill="FFFFFF"/>
        </w:rPr>
        <w:t xml:space="preserve"> C, </w:t>
      </w:r>
      <w:proofErr w:type="spellStart"/>
      <w:r w:rsidRPr="00653746">
        <w:rPr>
          <w:rFonts w:cstheme="minorHAnsi"/>
          <w:color w:val="212121"/>
          <w:shd w:val="clear" w:color="auto" w:fill="FFFFFF"/>
        </w:rPr>
        <w:t>Massarenti</w:t>
      </w:r>
      <w:proofErr w:type="spellEnd"/>
      <w:r w:rsidRPr="00653746">
        <w:rPr>
          <w:rFonts w:cstheme="minorHAnsi"/>
          <w:color w:val="212121"/>
          <w:shd w:val="clear" w:color="auto" w:fill="FFFFFF"/>
        </w:rPr>
        <w:t xml:space="preserve"> L, Nielsen CH, </w:t>
      </w:r>
      <w:proofErr w:type="spellStart"/>
      <w:r w:rsidRPr="00653746">
        <w:rPr>
          <w:rFonts w:cstheme="minorHAnsi"/>
          <w:color w:val="212121"/>
          <w:shd w:val="clear" w:color="auto" w:fill="FFFFFF"/>
        </w:rPr>
        <w:t>Holmstrup</w:t>
      </w:r>
      <w:proofErr w:type="spellEnd"/>
      <w:r w:rsidRPr="00653746">
        <w:rPr>
          <w:rFonts w:cstheme="minorHAnsi"/>
          <w:color w:val="212121"/>
          <w:shd w:val="clear" w:color="auto" w:fill="FFFFFF"/>
        </w:rPr>
        <w:t xml:space="preserve"> P, </w:t>
      </w:r>
      <w:proofErr w:type="spellStart"/>
      <w:r w:rsidRPr="00653746">
        <w:rPr>
          <w:rFonts w:cstheme="minorHAnsi"/>
          <w:color w:val="212121"/>
          <w:shd w:val="clear" w:color="auto" w:fill="FFFFFF"/>
        </w:rPr>
        <w:t>Belstrøm</w:t>
      </w:r>
      <w:proofErr w:type="spellEnd"/>
      <w:r w:rsidRPr="00653746">
        <w:rPr>
          <w:rFonts w:cstheme="minorHAnsi"/>
          <w:color w:val="212121"/>
          <w:shd w:val="clear" w:color="auto" w:fill="FFFFFF"/>
        </w:rPr>
        <w:t xml:space="preserve"> D. </w:t>
      </w:r>
      <w:proofErr w:type="spellStart"/>
      <w:r w:rsidRPr="00653746">
        <w:rPr>
          <w:rFonts w:cstheme="minorHAnsi"/>
          <w:i/>
          <w:iCs/>
          <w:color w:val="212121"/>
          <w:shd w:val="clear" w:color="auto" w:fill="FFFFFF"/>
        </w:rPr>
        <w:t>Porphyromonas</w:t>
      </w:r>
      <w:proofErr w:type="spellEnd"/>
      <w:r w:rsidRPr="00653746">
        <w:rPr>
          <w:rFonts w:cstheme="minorHAnsi"/>
          <w:i/>
          <w:iCs/>
          <w:color w:val="212121"/>
          <w:shd w:val="clear" w:color="auto" w:fill="FFFFFF"/>
        </w:rPr>
        <w:t xml:space="preserve"> </w:t>
      </w:r>
      <w:proofErr w:type="spellStart"/>
      <w:r w:rsidRPr="00653746">
        <w:rPr>
          <w:rFonts w:cstheme="minorHAnsi"/>
          <w:i/>
          <w:iCs/>
          <w:color w:val="212121"/>
          <w:shd w:val="clear" w:color="auto" w:fill="FFFFFF"/>
        </w:rPr>
        <w:t>gingivalis</w:t>
      </w:r>
      <w:proofErr w:type="spellEnd"/>
      <w:r w:rsidRPr="00653746">
        <w:rPr>
          <w:rFonts w:cstheme="minorHAnsi"/>
          <w:color w:val="212121"/>
          <w:shd w:val="clear" w:color="auto" w:fill="FFFFFF"/>
        </w:rPr>
        <w:t> in saliva associates with chronic and aggressive periodontitis. J Oral Microbiol. 2019 Aug 9;11(1):1653123.</w:t>
      </w:r>
    </w:p>
    <w:p w14:paraId="0F50777A"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lastRenderedPageBreak/>
        <w:t xml:space="preserve">Bizzarro S, Loos BG, Laine ML, </w:t>
      </w:r>
      <w:proofErr w:type="spellStart"/>
      <w:r w:rsidRPr="00653746">
        <w:rPr>
          <w:rFonts w:cstheme="minorHAnsi"/>
          <w:color w:val="212121"/>
          <w:shd w:val="clear" w:color="auto" w:fill="FFFFFF"/>
        </w:rPr>
        <w:t>Crielaard</w:t>
      </w:r>
      <w:proofErr w:type="spellEnd"/>
      <w:r w:rsidRPr="00653746">
        <w:rPr>
          <w:rFonts w:cstheme="minorHAnsi"/>
          <w:color w:val="212121"/>
          <w:shd w:val="clear" w:color="auto" w:fill="FFFFFF"/>
        </w:rPr>
        <w:t xml:space="preserve"> W, </w:t>
      </w:r>
      <w:proofErr w:type="spellStart"/>
      <w:r w:rsidRPr="00653746">
        <w:rPr>
          <w:rFonts w:cstheme="minorHAnsi"/>
          <w:color w:val="212121"/>
          <w:shd w:val="clear" w:color="auto" w:fill="FFFFFF"/>
        </w:rPr>
        <w:t>Zaura</w:t>
      </w:r>
      <w:proofErr w:type="spellEnd"/>
      <w:r w:rsidRPr="00653746">
        <w:rPr>
          <w:rFonts w:cstheme="minorHAnsi"/>
          <w:color w:val="212121"/>
          <w:shd w:val="clear" w:color="auto" w:fill="FFFFFF"/>
        </w:rPr>
        <w:t xml:space="preserve"> E. Subgingival microbiome in smokers and non-smokers in periodontitis: an exploratory study using traditional targeted techniques and a next-generation sequencing. J Clin </w:t>
      </w:r>
      <w:proofErr w:type="spellStart"/>
      <w:r w:rsidRPr="00653746">
        <w:rPr>
          <w:rFonts w:cstheme="minorHAnsi"/>
          <w:color w:val="212121"/>
          <w:shd w:val="clear" w:color="auto" w:fill="FFFFFF"/>
        </w:rPr>
        <w:t>Periodontol</w:t>
      </w:r>
      <w:proofErr w:type="spellEnd"/>
      <w:r w:rsidRPr="00653746">
        <w:rPr>
          <w:rFonts w:cstheme="minorHAnsi"/>
          <w:color w:val="212121"/>
          <w:shd w:val="clear" w:color="auto" w:fill="FFFFFF"/>
        </w:rPr>
        <w:t>. 2013 May;40(5):483-92.</w:t>
      </w:r>
    </w:p>
    <w:p w14:paraId="1D0438BF" w14:textId="77777777" w:rsidR="00653746" w:rsidRPr="00653746" w:rsidRDefault="00653746" w:rsidP="004B4E28">
      <w:pPr>
        <w:pStyle w:val="ListNumber"/>
        <w:jc w:val="both"/>
        <w:rPr>
          <w:rFonts w:cstheme="minorHAnsi"/>
        </w:rPr>
      </w:pPr>
      <w:r w:rsidRPr="00653746">
        <w:rPr>
          <w:rFonts w:cstheme="minorHAnsi"/>
          <w:color w:val="212121"/>
          <w:shd w:val="clear" w:color="auto" w:fill="FFFFFF"/>
        </w:rPr>
        <w:t xml:space="preserve">Mason MR, </w:t>
      </w:r>
      <w:proofErr w:type="spellStart"/>
      <w:r w:rsidRPr="00653746">
        <w:rPr>
          <w:rFonts w:cstheme="minorHAnsi"/>
          <w:color w:val="212121"/>
          <w:shd w:val="clear" w:color="auto" w:fill="FFFFFF"/>
        </w:rPr>
        <w:t>Preshaw</w:t>
      </w:r>
      <w:proofErr w:type="spellEnd"/>
      <w:r w:rsidRPr="00653746">
        <w:rPr>
          <w:rFonts w:cstheme="minorHAnsi"/>
          <w:color w:val="212121"/>
          <w:shd w:val="clear" w:color="auto" w:fill="FFFFFF"/>
        </w:rPr>
        <w:t xml:space="preserve"> PM, </w:t>
      </w:r>
      <w:proofErr w:type="spellStart"/>
      <w:r w:rsidRPr="00653746">
        <w:rPr>
          <w:rFonts w:cstheme="minorHAnsi"/>
          <w:color w:val="212121"/>
          <w:shd w:val="clear" w:color="auto" w:fill="FFFFFF"/>
        </w:rPr>
        <w:t>Nagaraja</w:t>
      </w:r>
      <w:proofErr w:type="spellEnd"/>
      <w:r w:rsidRPr="00653746">
        <w:rPr>
          <w:rFonts w:cstheme="minorHAnsi"/>
          <w:color w:val="212121"/>
          <w:shd w:val="clear" w:color="auto" w:fill="FFFFFF"/>
        </w:rPr>
        <w:t xml:space="preserve"> HN, </w:t>
      </w:r>
      <w:proofErr w:type="spellStart"/>
      <w:r w:rsidRPr="00653746">
        <w:rPr>
          <w:rFonts w:cstheme="minorHAnsi"/>
          <w:color w:val="212121"/>
          <w:shd w:val="clear" w:color="auto" w:fill="FFFFFF"/>
        </w:rPr>
        <w:t>Dabdoub</w:t>
      </w:r>
      <w:proofErr w:type="spellEnd"/>
      <w:r w:rsidRPr="00653746">
        <w:rPr>
          <w:rFonts w:cstheme="minorHAnsi"/>
          <w:color w:val="212121"/>
          <w:shd w:val="clear" w:color="auto" w:fill="FFFFFF"/>
        </w:rPr>
        <w:t xml:space="preserve"> SM, Rahman A, Kumar PS. The subgingival microbiome of clinically healthy current and never smokers. ISME J. 2015 Jan;9(1):268-72.</w:t>
      </w:r>
    </w:p>
    <w:p w14:paraId="4601BE6B" w14:textId="77777777" w:rsidR="00653746" w:rsidRPr="00653746" w:rsidRDefault="00653746" w:rsidP="004B4E28">
      <w:pPr>
        <w:pStyle w:val="ListNumber"/>
        <w:jc w:val="both"/>
        <w:rPr>
          <w:rFonts w:cstheme="minorHAnsi"/>
        </w:rPr>
      </w:pPr>
      <w:proofErr w:type="spellStart"/>
      <w:r w:rsidRPr="00653746">
        <w:rPr>
          <w:rFonts w:cstheme="minorHAnsi"/>
          <w:color w:val="212121"/>
          <w:shd w:val="clear" w:color="auto" w:fill="FFFFFF"/>
        </w:rPr>
        <w:t>Belstrøm</w:t>
      </w:r>
      <w:proofErr w:type="spellEnd"/>
      <w:r w:rsidRPr="00653746">
        <w:rPr>
          <w:rFonts w:cstheme="minorHAnsi"/>
          <w:color w:val="212121"/>
          <w:shd w:val="clear" w:color="auto" w:fill="FFFFFF"/>
        </w:rPr>
        <w:t xml:space="preserve"> D, </w:t>
      </w:r>
      <w:proofErr w:type="spellStart"/>
      <w:r w:rsidRPr="00653746">
        <w:rPr>
          <w:rFonts w:cstheme="minorHAnsi"/>
          <w:color w:val="212121"/>
          <w:shd w:val="clear" w:color="auto" w:fill="FFFFFF"/>
        </w:rPr>
        <w:t>Holmstrup</w:t>
      </w:r>
      <w:proofErr w:type="spellEnd"/>
      <w:r w:rsidRPr="00653746">
        <w:rPr>
          <w:rFonts w:cstheme="minorHAnsi"/>
          <w:color w:val="212121"/>
          <w:shd w:val="clear" w:color="auto" w:fill="FFFFFF"/>
        </w:rPr>
        <w:t xml:space="preserve"> P, Nielsen CH, </w:t>
      </w:r>
      <w:proofErr w:type="spellStart"/>
      <w:r w:rsidRPr="00653746">
        <w:rPr>
          <w:rFonts w:cstheme="minorHAnsi"/>
          <w:color w:val="212121"/>
          <w:shd w:val="clear" w:color="auto" w:fill="FFFFFF"/>
        </w:rPr>
        <w:t>Kirkby</w:t>
      </w:r>
      <w:proofErr w:type="spellEnd"/>
      <w:r w:rsidRPr="00653746">
        <w:rPr>
          <w:rFonts w:cstheme="minorHAnsi"/>
          <w:color w:val="212121"/>
          <w:shd w:val="clear" w:color="auto" w:fill="FFFFFF"/>
        </w:rPr>
        <w:t xml:space="preserve"> N, </w:t>
      </w:r>
      <w:proofErr w:type="spellStart"/>
      <w:r w:rsidRPr="00653746">
        <w:rPr>
          <w:rFonts w:cstheme="minorHAnsi"/>
          <w:color w:val="212121"/>
          <w:shd w:val="clear" w:color="auto" w:fill="FFFFFF"/>
        </w:rPr>
        <w:t>Twetman</w:t>
      </w:r>
      <w:proofErr w:type="spellEnd"/>
      <w:r w:rsidRPr="00653746">
        <w:rPr>
          <w:rFonts w:cstheme="minorHAnsi"/>
          <w:color w:val="212121"/>
          <w:shd w:val="clear" w:color="auto" w:fill="FFFFFF"/>
        </w:rPr>
        <w:t xml:space="preserve"> S, </w:t>
      </w:r>
      <w:proofErr w:type="spellStart"/>
      <w:r w:rsidRPr="00653746">
        <w:rPr>
          <w:rFonts w:cstheme="minorHAnsi"/>
          <w:color w:val="212121"/>
          <w:shd w:val="clear" w:color="auto" w:fill="FFFFFF"/>
        </w:rPr>
        <w:t>Heitmann</w:t>
      </w:r>
      <w:proofErr w:type="spellEnd"/>
      <w:r w:rsidRPr="00653746">
        <w:rPr>
          <w:rFonts w:cstheme="minorHAnsi"/>
          <w:color w:val="212121"/>
          <w:shd w:val="clear" w:color="auto" w:fill="FFFFFF"/>
        </w:rPr>
        <w:t xml:space="preserve"> BL, </w:t>
      </w:r>
      <w:proofErr w:type="spellStart"/>
      <w:r w:rsidRPr="00653746">
        <w:rPr>
          <w:rFonts w:cstheme="minorHAnsi"/>
          <w:color w:val="212121"/>
          <w:shd w:val="clear" w:color="auto" w:fill="FFFFFF"/>
        </w:rPr>
        <w:t>Klepac-Ceraj</w:t>
      </w:r>
      <w:proofErr w:type="spellEnd"/>
      <w:r w:rsidRPr="00653746">
        <w:rPr>
          <w:rFonts w:cstheme="minorHAnsi"/>
          <w:color w:val="212121"/>
          <w:shd w:val="clear" w:color="auto" w:fill="FFFFFF"/>
        </w:rPr>
        <w:t xml:space="preserve"> V, Paster BJ, </w:t>
      </w:r>
      <w:proofErr w:type="spellStart"/>
      <w:r w:rsidRPr="00653746">
        <w:rPr>
          <w:rFonts w:cstheme="minorHAnsi"/>
          <w:color w:val="212121"/>
          <w:shd w:val="clear" w:color="auto" w:fill="FFFFFF"/>
        </w:rPr>
        <w:t>Fiehn</w:t>
      </w:r>
      <w:proofErr w:type="spellEnd"/>
      <w:r w:rsidRPr="00653746">
        <w:rPr>
          <w:rFonts w:cstheme="minorHAnsi"/>
          <w:color w:val="212121"/>
          <w:shd w:val="clear" w:color="auto" w:fill="FFFFFF"/>
        </w:rPr>
        <w:t xml:space="preserve"> NE. Bacterial profiles of saliva in relation to diet, lifestyle factors, and socioeconomic status. J Oral Microbiol. 2014 Apr 1;6.</w:t>
      </w:r>
    </w:p>
    <w:p w14:paraId="38F13BB3" w14:textId="77777777" w:rsidR="00653746" w:rsidRPr="00126189" w:rsidRDefault="00653746" w:rsidP="001B3662">
      <w:pPr>
        <w:spacing w:line="360" w:lineRule="auto"/>
      </w:pPr>
    </w:p>
    <w:p w14:paraId="26D573DA" w14:textId="447D494F" w:rsidR="00BA466D" w:rsidRPr="006A6FF2" w:rsidRDefault="00BA466D" w:rsidP="00986376">
      <w:pPr>
        <w:spacing w:line="360" w:lineRule="auto"/>
      </w:pPr>
    </w:p>
    <w:sectPr w:rsidR="00BA466D" w:rsidRPr="006A6FF2">
      <w:footerReference w:type="default" r:id="rId2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aniel Midjord-Belstrøm" w:date="2021-06-15T08:46:00Z" w:initials="DM">
    <w:p w14:paraId="54E21ACC" w14:textId="28EDE456" w:rsidR="003C2973" w:rsidRDefault="003C2973">
      <w:pPr>
        <w:pStyle w:val="CommentText"/>
      </w:pPr>
      <w:r>
        <w:rPr>
          <w:rStyle w:val="CommentReference"/>
        </w:rPr>
        <w:annotationRef/>
      </w:r>
      <w:r>
        <w:t xml:space="preserve">Comment from Martin Sikora: </w:t>
      </w:r>
    </w:p>
    <w:p w14:paraId="48A3C48B" w14:textId="118921CB" w:rsidR="003C2973" w:rsidRDefault="003C2973">
      <w:pPr>
        <w:pStyle w:val="CommentText"/>
      </w:pPr>
      <w:r>
        <w:t>This seems out of place, why were</w:t>
      </w:r>
      <w:r>
        <w:rPr>
          <w:rStyle w:val="CommentReference"/>
        </w:rPr>
        <w:annotationRef/>
      </w:r>
      <w:r>
        <w:t xml:space="preserve"> published raw data downloaded when this section is about library prep and sequencing?</w:t>
      </w:r>
    </w:p>
  </w:comment>
  <w:comment w:id="4" w:author="Christiane Elisabeth Sørensen" w:date="2021-06-10T09:58:00Z" w:initials="CES">
    <w:p w14:paraId="4B286D78" w14:textId="569675E0" w:rsidR="00BE4D83" w:rsidRDefault="00BE4D83">
      <w:pPr>
        <w:pStyle w:val="CommentText"/>
      </w:pPr>
      <w:r>
        <w:rPr>
          <w:rStyle w:val="CommentReference"/>
        </w:rPr>
        <w:annotationRef/>
      </w:r>
      <w:r w:rsidR="00730BB7">
        <w:t>I suggest that</w:t>
      </w:r>
      <w:r w:rsidR="00AB71D9">
        <w:t xml:space="preserve"> </w:t>
      </w:r>
      <w:r>
        <w:t>the</w:t>
      </w:r>
      <w:r w:rsidR="00AB71D9">
        <w:t xml:space="preserve"> procedure could be mentioned by which DNA and</w:t>
      </w:r>
      <w:r>
        <w:t xml:space="preserve"> RNA </w:t>
      </w:r>
      <w:r w:rsidR="00AB71D9">
        <w:t xml:space="preserve">were </w:t>
      </w:r>
      <w:r>
        <w:t>isolated from the samples</w:t>
      </w:r>
    </w:p>
  </w:comment>
  <w:comment w:id="6" w:author="Daniel Midjord-Belstrøm" w:date="2021-06-15T08:49:00Z" w:initials="DM">
    <w:p w14:paraId="23D419EE" w14:textId="7D1B6566" w:rsidR="003C2973" w:rsidRDefault="003C2973">
      <w:pPr>
        <w:pStyle w:val="CommentText"/>
      </w:pPr>
      <w:r>
        <w:rPr>
          <w:rStyle w:val="CommentReference"/>
        </w:rPr>
        <w:annotationRef/>
      </w:r>
      <w:r>
        <w:t>Comment from Martin Sikora:</w:t>
      </w:r>
    </w:p>
    <w:p w14:paraId="1F0DE97A" w14:textId="1176825D" w:rsidR="003C2973" w:rsidRDefault="003C2973">
      <w:pPr>
        <w:pStyle w:val="CommentText"/>
      </w:pPr>
      <w:r>
        <w:t>I’m not overly familiar with the functional profiling workflow, what are the pangenome databases used here?</w:t>
      </w:r>
    </w:p>
  </w:comment>
  <w:comment w:id="7" w:author="Florentin Constancias" w:date="2021-07-01T08:31:00Z" w:initials="FC">
    <w:p w14:paraId="1F7BE573" w14:textId="62574EB1" w:rsidR="001E2483" w:rsidRDefault="001E2483">
      <w:pPr>
        <w:pStyle w:val="CommentText"/>
      </w:pPr>
      <w:r>
        <w:rPr>
          <w:rStyle w:val="CommentReference"/>
        </w:rPr>
        <w:annotationRef/>
      </w:r>
      <w:r w:rsidR="00C04EFB">
        <w:t xml:space="preserve">We used the metaphaln3/humman3 workflow. Community composition is first determined using metaphlan3 (i.e., read mapping against the database of clade specific marker genes) from metagenomic samples. Then based on the taxonomic profiles the pangenome collection (coming together with humann3 tool) is filtered to only select pangenomes of the identified samples in the metagenomes. Please check </w:t>
      </w:r>
      <w:hyperlink r:id="rId1" w:history="1">
        <w:r w:rsidR="00C04EFB" w:rsidRPr="005B263F">
          <w:rPr>
            <w:rStyle w:val="Hyperlink"/>
          </w:rPr>
          <w:t>https://www.ncbi.nlm.nih.gov/pmc/articles/PMC8096432/</w:t>
        </w:r>
      </w:hyperlink>
      <w:r w:rsidR="00C04EFB">
        <w:t xml:space="preserve"> for more details. The big advantage of this approach is the low false positive rate in taxonomic characterization of microbial taxa. The main limitations are the database ones (both taxonomic and pangenome). </w:t>
      </w:r>
    </w:p>
  </w:comment>
  <w:comment w:id="14" w:author="Christiane Elisabeth Sørensen" w:date="2021-06-11T20:20:00Z" w:initials="CES">
    <w:p w14:paraId="5A5F6EBB" w14:textId="3BDDD670" w:rsidR="00095A8A" w:rsidRDefault="0098752C">
      <w:pPr>
        <w:pStyle w:val="CommentText"/>
      </w:pPr>
      <w:r>
        <w:t xml:space="preserve">I suggest </w:t>
      </w:r>
      <w:proofErr w:type="gramStart"/>
      <w:r>
        <w:t>to detail</w:t>
      </w:r>
      <w:proofErr w:type="gramEnd"/>
      <w:r>
        <w:t xml:space="preserve"> this </w:t>
      </w:r>
      <w:r w:rsidR="00095A8A">
        <w:rPr>
          <w:rStyle w:val="CommentReference"/>
        </w:rPr>
        <w:annotationRef/>
      </w:r>
      <w:r>
        <w:t>a bit more</w:t>
      </w:r>
    </w:p>
  </w:comment>
  <w:comment w:id="17" w:author="Daniel Midjord-Belstrøm" w:date="2021-06-15T08:50:00Z" w:initials="DM">
    <w:p w14:paraId="12154198" w14:textId="3790C16C" w:rsidR="003C2973" w:rsidRDefault="003C2973">
      <w:pPr>
        <w:pStyle w:val="CommentText"/>
      </w:pPr>
      <w:r>
        <w:rPr>
          <w:rStyle w:val="CommentReference"/>
        </w:rPr>
        <w:annotationRef/>
      </w:r>
      <w:r>
        <w:t xml:space="preserve">Comment from Merete </w:t>
      </w:r>
      <w:proofErr w:type="spellStart"/>
      <w:r>
        <w:t>Marvart</w:t>
      </w:r>
      <w:proofErr w:type="spellEnd"/>
      <w:r>
        <w:t>:</w:t>
      </w:r>
    </w:p>
    <w:p w14:paraId="47590AF3" w14:textId="736D2BC3" w:rsidR="003C2973" w:rsidRDefault="003C2973">
      <w:pPr>
        <w:pStyle w:val="CommentText"/>
      </w:pPr>
      <w:r>
        <w:t>Level of significance/when evaluated as significant?</w:t>
      </w:r>
    </w:p>
  </w:comment>
  <w:comment w:id="22" w:author="Daniel Midjord-Belstrøm" w:date="2021-06-15T08:53:00Z" w:initials="DM">
    <w:p w14:paraId="3D433AD2" w14:textId="4662DAFE" w:rsidR="003C2973" w:rsidRDefault="003C2973">
      <w:pPr>
        <w:pStyle w:val="CommentText"/>
      </w:pPr>
      <w:r>
        <w:rPr>
          <w:rStyle w:val="CommentReference"/>
        </w:rPr>
        <w:annotationRef/>
      </w:r>
      <w:r>
        <w:t>Comment from Martin Sikora:</w:t>
      </w:r>
    </w:p>
    <w:p w14:paraId="597822B0" w14:textId="5E3BAFFA" w:rsidR="003C2973" w:rsidRDefault="003C2973">
      <w:pPr>
        <w:pStyle w:val="CommentText"/>
      </w:pPr>
      <w:r>
        <w:t>p-values?</w:t>
      </w:r>
    </w:p>
  </w:comment>
  <w:comment w:id="23" w:author="Florentin Constancias" w:date="2021-07-01T21:53:00Z" w:initials="FC">
    <w:p w14:paraId="577AD48D" w14:textId="2CD9E628" w:rsidR="00662688" w:rsidRDefault="00662688">
      <w:pPr>
        <w:pStyle w:val="CommentText"/>
      </w:pPr>
      <w:r>
        <w:rPr>
          <w:rStyle w:val="CommentReference"/>
        </w:rPr>
        <w:annotationRef/>
      </w:r>
      <w:r>
        <w:t>I now included the significant Kruskal Wallis adjusted p values on the plots when significant.</w:t>
      </w:r>
    </w:p>
  </w:comment>
  <w:comment w:id="24" w:author="Daniel Midjord-Belstrøm" w:date="2021-06-15T08:53:00Z" w:initials="DM">
    <w:p w14:paraId="0A851516" w14:textId="4AE47C74" w:rsidR="003C2973" w:rsidRDefault="003C2973">
      <w:pPr>
        <w:pStyle w:val="CommentText"/>
      </w:pPr>
      <w:r>
        <w:rPr>
          <w:rStyle w:val="CommentReference"/>
        </w:rPr>
        <w:annotationRef/>
      </w:r>
      <w:r>
        <w:t>Comment from Martin Sikora:</w:t>
      </w:r>
    </w:p>
    <w:p w14:paraId="3A875ACA" w14:textId="5FEFAC7B" w:rsidR="003C2973" w:rsidRDefault="003C2973">
      <w:pPr>
        <w:pStyle w:val="CommentText"/>
      </w:pPr>
      <w:r>
        <w:t>p-values?</w:t>
      </w:r>
    </w:p>
  </w:comment>
  <w:comment w:id="25" w:author="Daniel Midjord-Belstrøm" w:date="2021-06-15T08:54:00Z" w:initials="DM">
    <w:p w14:paraId="2585D667" w14:textId="6FF0090F" w:rsidR="00104EF7" w:rsidRDefault="00104EF7">
      <w:pPr>
        <w:pStyle w:val="CommentText"/>
      </w:pPr>
      <w:r>
        <w:rPr>
          <w:rStyle w:val="CommentReference"/>
        </w:rPr>
        <w:annotationRef/>
      </w:r>
      <w:r>
        <w:t xml:space="preserve">Comment from Merete </w:t>
      </w:r>
      <w:proofErr w:type="spellStart"/>
      <w:r>
        <w:t>Markvart</w:t>
      </w:r>
      <w:proofErr w:type="spellEnd"/>
      <w:r>
        <w:t>:</w:t>
      </w:r>
    </w:p>
    <w:p w14:paraId="66987CEF" w14:textId="6E4C4ED8" w:rsidR="00104EF7" w:rsidRDefault="00104EF7">
      <w:pPr>
        <w:pStyle w:val="CommentText"/>
      </w:pPr>
      <w:r>
        <w:t>I think this is more like a figure legend, maybe delete and just put (Fig 5) in the end of the next paragraph?</w:t>
      </w:r>
    </w:p>
  </w:comment>
  <w:comment w:id="26" w:author="Daniel Midjord-Belstrøm" w:date="2021-06-15T08:56:00Z" w:initials="DM">
    <w:p w14:paraId="5342C818" w14:textId="5DAD3F06" w:rsidR="00104EF7" w:rsidRDefault="00104EF7">
      <w:pPr>
        <w:pStyle w:val="CommentText"/>
      </w:pPr>
      <w:r>
        <w:rPr>
          <w:rStyle w:val="CommentReference"/>
        </w:rPr>
        <w:annotationRef/>
      </w:r>
      <w:r>
        <w:t>Comment from Martin Sikora:</w:t>
      </w:r>
    </w:p>
    <w:p w14:paraId="39B5C382" w14:textId="77777777" w:rsidR="00104EF7" w:rsidRDefault="00104EF7" w:rsidP="00104EF7">
      <w:pPr>
        <w:pStyle w:val="CommentText"/>
      </w:pPr>
      <w:r>
        <w:rPr>
          <w:rStyle w:val="CommentReference"/>
        </w:rPr>
        <w:annotationRef/>
      </w:r>
      <w:r>
        <w:t>Add p-values</w:t>
      </w:r>
    </w:p>
    <w:p w14:paraId="5A57B500" w14:textId="77777777" w:rsidR="00104EF7" w:rsidRDefault="00104EF7">
      <w:pPr>
        <w:pStyle w:val="CommentText"/>
      </w:pPr>
    </w:p>
  </w:comment>
  <w:comment w:id="27" w:author="Daniel Midjord-Belstrøm" w:date="2021-06-15T08:56:00Z" w:initials="DM">
    <w:p w14:paraId="311029C9" w14:textId="2F1AF8A2" w:rsidR="00104EF7" w:rsidRDefault="00104EF7">
      <w:pPr>
        <w:pStyle w:val="CommentText"/>
      </w:pPr>
      <w:r>
        <w:rPr>
          <w:rStyle w:val="CommentReference"/>
        </w:rPr>
        <w:annotationRef/>
      </w:r>
      <w:r>
        <w:t>Comment from Martin Sikora:</w:t>
      </w:r>
    </w:p>
    <w:p w14:paraId="03A55538" w14:textId="77777777" w:rsidR="00104EF7" w:rsidRDefault="00104EF7" w:rsidP="00104EF7">
      <w:pPr>
        <w:pStyle w:val="CommentText"/>
      </w:pPr>
      <w:r>
        <w:t xml:space="preserve">Out of curiosity, among all pathways with differential transcriptional activity, you always see only lower activity in </w:t>
      </w:r>
      <w:proofErr w:type="gramStart"/>
      <w:r>
        <w:t>periodontitis?</w:t>
      </w:r>
      <w:proofErr w:type="gramEnd"/>
      <w:r>
        <w:t xml:space="preserve"> Are there no cases of pathways that are more active in diseased individuals?</w:t>
      </w:r>
    </w:p>
    <w:p w14:paraId="38C120DD" w14:textId="78C300FC" w:rsidR="00104EF7" w:rsidRDefault="00104EF7" w:rsidP="00104EF7">
      <w:pPr>
        <w:pStyle w:val="CommentText"/>
      </w:pPr>
      <w:r>
        <w:t xml:space="preserve">The same question </w:t>
      </w:r>
      <w:proofErr w:type="gramStart"/>
      <w:r>
        <w:t>actually applies</w:t>
      </w:r>
      <w:proofErr w:type="gramEnd"/>
      <w:r>
        <w:t xml:space="preserve"> to the other comparisons, the directionality is always the same in all comparisons. Maybe I am misunderstanding something, but I would have expected </w:t>
      </w:r>
      <w:proofErr w:type="gramStart"/>
      <w:r>
        <w:t>e.g.</w:t>
      </w:r>
      <w:proofErr w:type="gramEnd"/>
      <w:r>
        <w:t xml:space="preserve"> in healthy saliva vs tongue (Fig 3A that there would also be some pathways with higher activity in tongue, which does not seem the case</w:t>
      </w:r>
    </w:p>
  </w:comment>
  <w:comment w:id="28" w:author="Florentin Constancias" w:date="2021-07-01T22:11:00Z" w:initials="FC">
    <w:p w14:paraId="681E86C3" w14:textId="76B0BEA6" w:rsidR="000C2C1C" w:rsidRDefault="000C2C1C">
      <w:pPr>
        <w:pStyle w:val="CommentText"/>
      </w:pPr>
      <w:r>
        <w:rPr>
          <w:rStyle w:val="CommentReference"/>
        </w:rPr>
        <w:annotationRef/>
      </w:r>
      <w:r>
        <w:t xml:space="preserve">That’s correct and did not catch </w:t>
      </w:r>
      <w:r w:rsidR="00712295">
        <w:t>my</w:t>
      </w:r>
      <w:r>
        <w:t xml:space="preserve"> attention before. </w:t>
      </w:r>
      <w:r w:rsidR="000E3891">
        <w:t xml:space="preserve">I have checked the code and I am using two-sided tests. In the manuscript in revision at </w:t>
      </w:r>
      <w:proofErr w:type="spellStart"/>
      <w:r w:rsidR="000E3891">
        <w:t>npg</w:t>
      </w:r>
      <w:proofErr w:type="spellEnd"/>
      <w:r w:rsidR="000E3891">
        <w:t xml:space="preserve"> biofilms and microbiome we </w:t>
      </w:r>
      <w:proofErr w:type="gramStart"/>
      <w:r w:rsidR="000E3891">
        <w:t>actually identified</w:t>
      </w:r>
      <w:proofErr w:type="gramEnd"/>
      <w:r w:rsidR="000E3891">
        <w:t xml:space="preserve"> pathway/ gene families with higher/</w:t>
      </w:r>
      <w:r w:rsidR="00CA4483">
        <w:t>lower</w:t>
      </w:r>
      <w:r w:rsidR="000E3891">
        <w:t xml:space="preserve"> transcriptional </w:t>
      </w:r>
      <w:r w:rsidR="00CA4483">
        <w:t>activities</w:t>
      </w:r>
      <w:r w:rsidR="000E3891">
        <w:t xml:space="preserve"> using a similar code for th</w:t>
      </w:r>
      <w:r w:rsidR="00D36960">
        <w:t>e</w:t>
      </w:r>
      <w:r w:rsidR="000E3891">
        <w:t xml:space="preserve"> data handling.</w:t>
      </w:r>
    </w:p>
  </w:comment>
  <w:comment w:id="30" w:author="Christiane Elisabeth Sørensen" w:date="2021-06-10T12:34:00Z" w:initials="CES">
    <w:p w14:paraId="57DCCF48" w14:textId="316250AA" w:rsidR="001D49F3" w:rsidRDefault="0059681A" w:rsidP="008C57CA">
      <w:r>
        <w:t xml:space="preserve">In Fig. 3A, </w:t>
      </w:r>
      <w:r w:rsidR="00095A8A">
        <w:t>most</w:t>
      </w:r>
      <w:r w:rsidR="00035492">
        <w:t xml:space="preserve"> mean</w:t>
      </w:r>
      <w:r w:rsidR="00095A8A">
        <w:t xml:space="preserve"> </w:t>
      </w:r>
      <w:r>
        <w:t>values for log2(RNA/DNA)</w:t>
      </w:r>
      <w:r w:rsidR="002D0ACF">
        <w:t xml:space="preserve"> on the x-axis</w:t>
      </w:r>
      <w:r w:rsidR="001D49F3">
        <w:t xml:space="preserve">, including </w:t>
      </w:r>
      <w:r w:rsidR="00095A8A">
        <w:t xml:space="preserve">for </w:t>
      </w:r>
      <w:r w:rsidR="001D49F3">
        <w:t xml:space="preserve">saliva, </w:t>
      </w:r>
      <w:r w:rsidR="00035492">
        <w:t xml:space="preserve">lie below 1, </w:t>
      </w:r>
      <w:r>
        <w:t xml:space="preserve">either above or below </w:t>
      </w:r>
      <w:r w:rsidR="00A55B38">
        <w:t>zero</w:t>
      </w:r>
    </w:p>
  </w:comment>
  <w:comment w:id="31" w:author="Daniel Midjord-Belstrøm" w:date="2021-06-15T09:00:00Z" w:initials="DM">
    <w:p w14:paraId="59EA2D2B" w14:textId="65333D4B" w:rsidR="00104EF7" w:rsidRDefault="00104EF7">
      <w:pPr>
        <w:pStyle w:val="CommentText"/>
      </w:pPr>
      <w:r>
        <w:rPr>
          <w:rStyle w:val="CommentReference"/>
        </w:rPr>
        <w:annotationRef/>
      </w:r>
      <w:r>
        <w:t>Comment from Martin Sikora to Christiane:</w:t>
      </w:r>
    </w:p>
    <w:p w14:paraId="79C360D3" w14:textId="23567BC5" w:rsidR="00104EF7" w:rsidRDefault="00104EF7">
      <w:pPr>
        <w:pStyle w:val="CommentText"/>
      </w:pPr>
      <w:r>
        <w:t xml:space="preserve">As a non-expert to me the functional link of the identified high expression profiles in saliva to the importance for anaerobic biofilm formation on the tongue is not clear. What would be the major metabolic pathway changes one would expect between aerobic and anaerobic states? My microbiology classes are too long ago </w:t>
      </w:r>
      <w:r>
        <w:sym w:font="Wingdings" w:char="F04A"/>
      </w:r>
    </w:p>
  </w:comment>
  <w:comment w:id="34" w:author="Daniel Midjord-Belstrøm" w:date="2021-06-15T09:04:00Z" w:initials="DM">
    <w:p w14:paraId="52B4F74A" w14:textId="10228BD1" w:rsidR="001114F9" w:rsidRDefault="001114F9">
      <w:pPr>
        <w:pStyle w:val="CommentText"/>
      </w:pPr>
      <w:r>
        <w:rPr>
          <w:rStyle w:val="CommentReference"/>
        </w:rPr>
        <w:annotationRef/>
      </w:r>
      <w:r>
        <w:t>Comment from Martin Sikora:</w:t>
      </w:r>
    </w:p>
    <w:p w14:paraId="0A656DDE" w14:textId="77777777" w:rsidR="001114F9" w:rsidRDefault="001114F9" w:rsidP="001114F9">
      <w:pPr>
        <w:pStyle w:val="CommentText"/>
      </w:pPr>
      <w:r>
        <w:t>Minor notes to figure:</w:t>
      </w:r>
    </w:p>
    <w:p w14:paraId="70348C40" w14:textId="77777777" w:rsidR="001114F9" w:rsidRDefault="001114F9" w:rsidP="001114F9">
      <w:pPr>
        <w:pStyle w:val="CommentText"/>
        <w:numPr>
          <w:ilvl w:val="0"/>
          <w:numId w:val="2"/>
        </w:numPr>
      </w:pPr>
      <w:r>
        <w:t xml:space="preserve"> Samples are in lexicographical, and not numerical order</w:t>
      </w:r>
    </w:p>
    <w:p w14:paraId="185A9677" w14:textId="2AF572B4" w:rsidR="001114F9" w:rsidRDefault="001114F9" w:rsidP="001114F9">
      <w:pPr>
        <w:pStyle w:val="CommentText"/>
      </w:pPr>
      <w:r>
        <w:t xml:space="preserve"> There is a weird looking double zero in the lower end of the color scale bar</w:t>
      </w:r>
    </w:p>
  </w:comment>
  <w:comment w:id="35" w:author="Daniel Midjord-Belstrøm" w:date="2021-06-15T09:05:00Z" w:initials="DM">
    <w:p w14:paraId="0D683205" w14:textId="031A060B" w:rsidR="001114F9" w:rsidRDefault="001114F9">
      <w:pPr>
        <w:pStyle w:val="CommentText"/>
      </w:pPr>
      <w:r>
        <w:rPr>
          <w:rStyle w:val="CommentReference"/>
        </w:rPr>
        <w:annotationRef/>
      </w:r>
      <w:r>
        <w:t>Comment from Martin Sikora:</w:t>
      </w:r>
    </w:p>
    <w:p w14:paraId="18669722" w14:textId="06F12F3F" w:rsidR="001114F9" w:rsidRDefault="001114F9">
      <w:pPr>
        <w:pStyle w:val="CommentText"/>
      </w:pPr>
      <w:r>
        <w:t>Plaque and tongue have less then 11 samples here, why were some samples excluded?</w:t>
      </w:r>
    </w:p>
  </w:comment>
  <w:comment w:id="36" w:author="Florentin Constancias" w:date="2021-07-01T21:30:00Z" w:initials="FC">
    <w:p w14:paraId="6A8341BF" w14:textId="334AA06C" w:rsidR="00CF1309" w:rsidRDefault="00CF1309">
      <w:pPr>
        <w:pStyle w:val="CommentText"/>
      </w:pPr>
      <w:r>
        <w:rPr>
          <w:rStyle w:val="CommentReference"/>
        </w:rPr>
        <w:annotationRef/>
      </w:r>
      <w:r>
        <w:t xml:space="preserve">Only samples with paired metagenomes and </w:t>
      </w:r>
      <w:proofErr w:type="spellStart"/>
      <w:r>
        <w:t>metatranscriptomes</w:t>
      </w:r>
      <w:proofErr w:type="spellEnd"/>
      <w:r>
        <w:t xml:space="preserve"> were kept.  RNA quality did not allow </w:t>
      </w:r>
      <w:proofErr w:type="spellStart"/>
      <w:r>
        <w:t>metatransccriptome</w:t>
      </w:r>
      <w:proofErr w:type="spellEnd"/>
      <w:r>
        <w:t xml:space="preserve"> sequencing for the excluded samples.</w:t>
      </w:r>
    </w:p>
  </w:comment>
  <w:comment w:id="37" w:author="Christiane Elisabeth Sørensen" w:date="2021-06-11T19:40:00Z" w:initials="CES">
    <w:p w14:paraId="0ADB9BEC" w14:textId="5310AB88" w:rsidR="00B737CA" w:rsidRDefault="00B737CA">
      <w:pPr>
        <w:pStyle w:val="CommentText"/>
      </w:pPr>
      <w:r>
        <w:rPr>
          <w:rStyle w:val="CommentReference"/>
        </w:rPr>
        <w:annotationRef/>
      </w:r>
      <w:r>
        <w:t xml:space="preserve">I suggest </w:t>
      </w:r>
      <w:proofErr w:type="gramStart"/>
      <w:r>
        <w:t>to add</w:t>
      </w:r>
      <w:proofErr w:type="gramEnd"/>
      <w:r>
        <w:t xml:space="preserve"> P values in the figure legends or otherwise asterisks in the figures, indicating significance level</w:t>
      </w:r>
      <w:r w:rsidR="0073291F">
        <w:t>s</w:t>
      </w:r>
    </w:p>
  </w:comment>
  <w:comment w:id="38" w:author="Florentin Constancias" w:date="2021-07-01T21:33:00Z" w:initials="FC">
    <w:p w14:paraId="2979F72E" w14:textId="147DF363" w:rsidR="008C596E" w:rsidRDefault="008C596E">
      <w:pPr>
        <w:pStyle w:val="CommentText"/>
      </w:pPr>
      <w:r>
        <w:rPr>
          <w:rStyle w:val="CommentReference"/>
        </w:rPr>
        <w:annotationRef/>
      </w:r>
      <w:r>
        <w:t xml:space="preserve">We did not run any statistical test </w:t>
      </w:r>
      <w:proofErr w:type="gramStart"/>
      <w:r>
        <w:t>here,</w:t>
      </w:r>
      <w:proofErr w:type="gramEnd"/>
      <w:r>
        <w:t xml:space="preserve"> the idea is just to identify the species distribution of the top </w:t>
      </w:r>
      <w:r w:rsidRPr="008C596E">
        <w:t>10</w:t>
      </w:r>
      <w:r>
        <w:t xml:space="preserve"> </w:t>
      </w:r>
      <w:r w:rsidR="00745F53">
        <w:t>streptococcus</w:t>
      </w:r>
      <w:r>
        <w:t xml:space="preserve"> species identified in the different oral sites in the metagenomes of healthy subjects.</w:t>
      </w:r>
    </w:p>
  </w:comment>
  <w:comment w:id="41" w:author="Daniel Midjord-Belstrøm" w:date="2021-06-15T09:05:00Z" w:initials="DM">
    <w:p w14:paraId="39DE4F96" w14:textId="2A70A388" w:rsidR="001114F9" w:rsidRDefault="001114F9">
      <w:pPr>
        <w:pStyle w:val="CommentText"/>
      </w:pPr>
      <w:r>
        <w:rPr>
          <w:rStyle w:val="CommentReference"/>
        </w:rPr>
        <w:annotationRef/>
      </w:r>
      <w:r>
        <w:t>Comment from Martin Sikora:</w:t>
      </w:r>
    </w:p>
    <w:p w14:paraId="174B5856" w14:textId="77777777" w:rsidR="001114F9" w:rsidRDefault="001114F9" w:rsidP="001114F9">
      <w:pPr>
        <w:pStyle w:val="CommentText"/>
      </w:pPr>
      <w:r>
        <w:t>A suggestion for these plots would be to use violin plots instead to get a better view of the underlying distributions. There is also a nice R package for so-called “</w:t>
      </w:r>
      <w:proofErr w:type="spellStart"/>
      <w:r>
        <w:t>sina</w:t>
      </w:r>
      <w:proofErr w:type="spellEnd"/>
      <w:r>
        <w:t xml:space="preserve"> plots” which can arrange the individual observation points according to the distribution (</w:t>
      </w:r>
      <w:hyperlink r:id="rId2" w:history="1">
        <w:r w:rsidRPr="00FE74C0">
          <w:rPr>
            <w:rStyle w:val="Hyperlink"/>
          </w:rPr>
          <w:t>https://ggforce.data-imaginist.com/reference/geom_sina.html</w:t>
        </w:r>
      </w:hyperlink>
      <w:r>
        <w:t>)</w:t>
      </w:r>
    </w:p>
    <w:p w14:paraId="3E3E6283" w14:textId="408891DD" w:rsidR="001114F9" w:rsidRDefault="001114F9" w:rsidP="001114F9">
      <w:pPr>
        <w:pStyle w:val="CommentText"/>
      </w:pPr>
      <w:r>
        <w:t>, rather than the random jitter used now</w:t>
      </w:r>
    </w:p>
  </w:comment>
  <w:comment w:id="42" w:author="Florentin Constancias" w:date="2021-07-01T21:35:00Z" w:initials="FC">
    <w:p w14:paraId="3EEECF04" w14:textId="5F551912" w:rsidR="00745F53" w:rsidRDefault="00745F53">
      <w:pPr>
        <w:pStyle w:val="CommentText"/>
      </w:pPr>
      <w:r>
        <w:rPr>
          <w:rStyle w:val="CommentReference"/>
        </w:rPr>
        <w:annotationRef/>
      </w:r>
      <w:r>
        <w:t xml:space="preserve">Thanks a lot for the suggestion. I included violin plots with </w:t>
      </w:r>
      <w:r w:rsidR="00363554">
        <w:t>“</w:t>
      </w:r>
      <w:proofErr w:type="spellStart"/>
      <w:r>
        <w:t>sina</w:t>
      </w:r>
      <w:proofErr w:type="spellEnd"/>
      <w:r>
        <w:t xml:space="preserve"> plots</w:t>
      </w:r>
      <w:r w:rsidR="00363554">
        <w:t>”</w:t>
      </w:r>
      <w:r>
        <w:t xml:space="preserve"> for those plots.</w:t>
      </w:r>
    </w:p>
  </w:comment>
  <w:comment w:id="43" w:author="Daniel Midjord-Belstrøm" w:date="2021-06-15T09:06:00Z" w:initials="DM">
    <w:p w14:paraId="312C67B7" w14:textId="309E3E8D" w:rsidR="001114F9" w:rsidRDefault="001114F9">
      <w:pPr>
        <w:pStyle w:val="CommentText"/>
      </w:pPr>
      <w:r>
        <w:rPr>
          <w:rStyle w:val="CommentReference"/>
        </w:rPr>
        <w:annotationRef/>
      </w:r>
      <w:r>
        <w:t>Comment from Martin Sikora:</w:t>
      </w:r>
    </w:p>
    <w:p w14:paraId="41D2748D" w14:textId="2DE98E8F" w:rsidR="001114F9" w:rsidRDefault="001114F9" w:rsidP="001114F9">
      <w:pPr>
        <w:pStyle w:val="CommentText"/>
      </w:pPr>
      <w:r>
        <w:t xml:space="preserve">the plots are showing summaries as boxplots which by default show different quantiles </w:t>
      </w:r>
      <w:proofErr w:type="gramStart"/>
      <w:r>
        <w:t>( median</w:t>
      </w:r>
      <w:proofErr w:type="gramEnd"/>
      <w:r>
        <w:t xml:space="preserve">, IQR </w:t>
      </w:r>
      <w:proofErr w:type="spellStart"/>
      <w:r>
        <w:t>etc</w:t>
      </w:r>
      <w:proofErr w:type="spellEnd"/>
      <w:r>
        <w:t>) and not mean and 95% CI.</w:t>
      </w:r>
    </w:p>
  </w:comment>
  <w:comment w:id="44" w:author="Florentin Constancias" w:date="2021-07-01T21:36:00Z" w:initials="FC">
    <w:p w14:paraId="27624CF2" w14:textId="374D140D" w:rsidR="006A1931" w:rsidRDefault="006A1931">
      <w:pPr>
        <w:pStyle w:val="CommentText"/>
      </w:pPr>
      <w:r>
        <w:rPr>
          <w:rStyle w:val="CommentReference"/>
        </w:rPr>
        <w:annotationRef/>
      </w:r>
      <w:r>
        <w:t>I removed those since now we are displaying plots.</w:t>
      </w:r>
    </w:p>
  </w:comment>
  <w:comment w:id="45" w:author="Florentin Constancias" w:date="2021-07-01T21:37:00Z" w:initials="FC">
    <w:p w14:paraId="0295E7C6" w14:textId="15EFF5FB" w:rsidR="00354444" w:rsidRDefault="00354444">
      <w:pPr>
        <w:pStyle w:val="CommentText"/>
      </w:pPr>
      <w:r>
        <w:rPr>
          <w:rStyle w:val="CommentReference"/>
        </w:rPr>
        <w:annotationRef/>
      </w:r>
      <w:r>
        <w:t xml:space="preserve">Maybe we could </w:t>
      </w:r>
      <w:proofErr w:type="gramStart"/>
      <w:r>
        <w:t>add :</w:t>
      </w:r>
      <w:proofErr w:type="gramEnd"/>
      <w:r>
        <w:t xml:space="preserve"> “in a subject”</w:t>
      </w:r>
    </w:p>
  </w:comment>
  <w:comment w:id="48" w:author="Daniel Midjord-Belstrøm" w:date="2021-06-15T09:06:00Z" w:initials="DM">
    <w:p w14:paraId="7A058E70" w14:textId="41038AD3" w:rsidR="001114F9" w:rsidRDefault="001114F9">
      <w:pPr>
        <w:pStyle w:val="CommentText"/>
      </w:pPr>
      <w:r>
        <w:rPr>
          <w:rStyle w:val="CommentReference"/>
        </w:rPr>
        <w:annotationRef/>
      </w:r>
      <w:r>
        <w:t>Comment from Martin Sikora:</w:t>
      </w:r>
    </w:p>
    <w:p w14:paraId="3FF19C4A" w14:textId="4B9C9613" w:rsidR="001114F9" w:rsidRDefault="001114F9">
      <w:pPr>
        <w:pStyle w:val="CommentText"/>
      </w:pPr>
      <w:r>
        <w:t>As above</w:t>
      </w:r>
    </w:p>
  </w:comment>
  <w:comment w:id="49" w:author="Daniel Midjord-Belstrøm" w:date="2021-06-15T09:07:00Z" w:initials="DM">
    <w:p w14:paraId="4BCDB8E9" w14:textId="22856642" w:rsidR="001114F9" w:rsidRDefault="001114F9">
      <w:pPr>
        <w:pStyle w:val="CommentText"/>
      </w:pPr>
      <w:r>
        <w:rPr>
          <w:rStyle w:val="CommentReference"/>
        </w:rPr>
        <w:annotationRef/>
      </w:r>
      <w:r>
        <w:t>Comment from Martin Sikora:</w:t>
      </w:r>
    </w:p>
    <w:p w14:paraId="72B0A779" w14:textId="12606C22" w:rsidR="001114F9" w:rsidRDefault="001114F9">
      <w:pPr>
        <w:pStyle w:val="CommentText"/>
      </w:pPr>
      <w:r>
        <w:t>Suggestion: Add species names also to the respective panels for easier interpretation</w:t>
      </w:r>
    </w:p>
  </w:comment>
  <w:comment w:id="50" w:author="Florentin Constancias" w:date="2021-07-01T21:37:00Z" w:initials="FC">
    <w:p w14:paraId="6F946338" w14:textId="5D88EE37" w:rsidR="00251536" w:rsidRDefault="00251536">
      <w:pPr>
        <w:pStyle w:val="CommentText"/>
      </w:pPr>
      <w:r>
        <w:rPr>
          <w:rStyle w:val="CommentReference"/>
        </w:rPr>
        <w:annotationRef/>
      </w:r>
      <w:r>
        <w:t>Done</w:t>
      </w:r>
    </w:p>
  </w:comment>
  <w:comment w:id="58" w:author="Daniel Midjord-Belstrøm" w:date="2021-06-15T09:07:00Z" w:initials="DM">
    <w:p w14:paraId="3DCDE0F6" w14:textId="5BA789D5" w:rsidR="001114F9" w:rsidRDefault="001114F9">
      <w:pPr>
        <w:pStyle w:val="CommentText"/>
      </w:pPr>
      <w:r>
        <w:rPr>
          <w:rStyle w:val="CommentReference"/>
        </w:rPr>
        <w:annotationRef/>
      </w:r>
      <w:r>
        <w:t>Comment from Martin Sikora:</w:t>
      </w:r>
    </w:p>
    <w:p w14:paraId="455F99E1" w14:textId="26126CE4" w:rsidR="001114F9" w:rsidRDefault="001114F9">
      <w:pPr>
        <w:pStyle w:val="CommentText"/>
      </w:pPr>
      <w:r>
        <w:t>Same comments as for fig 3 above</w:t>
      </w:r>
    </w:p>
  </w:comment>
  <w:comment w:id="59" w:author="Florentin Constancias" w:date="2021-07-01T21:38:00Z" w:initials="FC">
    <w:p w14:paraId="22D3031B" w14:textId="24564A0C" w:rsidR="00975A72" w:rsidRDefault="00975A72">
      <w:pPr>
        <w:pStyle w:val="CommentText"/>
      </w:pPr>
      <w:r>
        <w:rPr>
          <w:rStyle w:val="CommentReference"/>
        </w:rPr>
        <w:annotationRef/>
      </w:r>
      <w:r>
        <w:t>done</w:t>
      </w:r>
    </w:p>
  </w:comment>
  <w:comment w:id="61" w:author="Daniel Midjord-Belstrøm" w:date="2021-06-15T09:07:00Z" w:initials="DM">
    <w:p w14:paraId="306E952F" w14:textId="3896EF8B" w:rsidR="001114F9" w:rsidRDefault="001114F9">
      <w:pPr>
        <w:pStyle w:val="CommentText"/>
      </w:pPr>
      <w:r>
        <w:rPr>
          <w:rStyle w:val="CommentReference"/>
        </w:rPr>
        <w:annotationRef/>
      </w:r>
      <w:r>
        <w:t>Comment from Martin Sikora:</w:t>
      </w:r>
    </w:p>
    <w:p w14:paraId="11707593" w14:textId="68D14B02" w:rsidR="001114F9" w:rsidRDefault="001114F9">
      <w:pPr>
        <w:pStyle w:val="CommentText"/>
      </w:pPr>
      <w:r>
        <w:t>Quite a bit of overplotting in some distributions, so it’s difficult to see the summary boxplots. might be better to plot the boxplots over the points</w:t>
      </w:r>
    </w:p>
  </w:comment>
  <w:comment w:id="62" w:author="Florentin Constancias" w:date="2021-07-01T21:38:00Z" w:initials="FC">
    <w:p w14:paraId="75123740" w14:textId="6CBD4933" w:rsidR="00BB3192" w:rsidRDefault="00BB3192">
      <w:pPr>
        <w:pStyle w:val="CommentText"/>
      </w:pPr>
      <w:r>
        <w:rPr>
          <w:rStyle w:val="CommentReference"/>
        </w:rPr>
        <w:annotationRef/>
      </w:r>
      <w:r>
        <w:t>Clearer now with the violin plots</w:t>
      </w:r>
    </w:p>
  </w:comment>
  <w:comment w:id="63" w:author="Daniel Midjord-Belstrøm" w:date="2021-06-15T09:08:00Z" w:initials="DM">
    <w:p w14:paraId="7689E319" w14:textId="46C00C37" w:rsidR="001114F9" w:rsidRDefault="001114F9">
      <w:pPr>
        <w:pStyle w:val="CommentText"/>
      </w:pPr>
      <w:r>
        <w:rPr>
          <w:rStyle w:val="CommentReference"/>
        </w:rPr>
        <w:annotationRef/>
      </w:r>
      <w:r>
        <w:t>Comment from Martin Sikora:</w:t>
      </w:r>
    </w:p>
    <w:p w14:paraId="50A176AB" w14:textId="27F947A2" w:rsidR="001114F9" w:rsidRDefault="001114F9">
      <w:pPr>
        <w:pStyle w:val="CommentText"/>
      </w:pPr>
      <w:r>
        <w:t>Same as above</w:t>
      </w:r>
    </w:p>
  </w:comment>
  <w:comment w:id="67" w:author="Daniel Midjord-Belstrøm" w:date="2021-06-15T09:08:00Z" w:initials="DM">
    <w:p w14:paraId="643B2848" w14:textId="6BC3D2AE" w:rsidR="001114F9" w:rsidRDefault="001114F9">
      <w:pPr>
        <w:pStyle w:val="CommentText"/>
      </w:pPr>
      <w:r>
        <w:rPr>
          <w:rStyle w:val="CommentReference"/>
        </w:rPr>
        <w:annotationRef/>
      </w:r>
      <w:r>
        <w:t>Comment from Martin Sikora:</w:t>
      </w:r>
    </w:p>
    <w:p w14:paraId="52764237" w14:textId="1F14CCD9" w:rsidR="001114F9" w:rsidRDefault="001114F9">
      <w:pPr>
        <w:pStyle w:val="CommentText"/>
      </w:pPr>
      <w:r>
        <w:t>Same as above</w:t>
      </w:r>
    </w:p>
  </w:comment>
  <w:comment w:id="71" w:author="Daniel Midjord-Belstrøm" w:date="2021-06-15T09:08:00Z" w:initials="DM">
    <w:p w14:paraId="57AAB089" w14:textId="09C9F208" w:rsidR="001114F9" w:rsidRDefault="001114F9">
      <w:pPr>
        <w:pStyle w:val="CommentText"/>
      </w:pPr>
      <w:r>
        <w:rPr>
          <w:rStyle w:val="CommentReference"/>
        </w:rPr>
        <w:annotationRef/>
      </w:r>
      <w:r>
        <w:t>Comment from Martin Sikora:</w:t>
      </w:r>
    </w:p>
    <w:p w14:paraId="2356DD59" w14:textId="54F9F158" w:rsidR="001114F9" w:rsidRDefault="001114F9">
      <w:pPr>
        <w:pStyle w:val="CommentText"/>
      </w:pPr>
      <w:r>
        <w:t>Same as above</w:t>
      </w:r>
    </w:p>
  </w:comment>
  <w:comment w:id="86" w:author="Christiane Elisabeth Sørensen" w:date="2021-06-11T20:05:00Z" w:initials="CES">
    <w:p w14:paraId="6B2B90D2" w14:textId="182DBA6A" w:rsidR="000D5466" w:rsidRDefault="0005401C">
      <w:pPr>
        <w:pStyle w:val="CommentText"/>
      </w:pPr>
      <w:r>
        <w:t xml:space="preserve">The </w:t>
      </w:r>
      <w:r w:rsidR="000D5466">
        <w:rPr>
          <w:rStyle w:val="CommentReference"/>
        </w:rPr>
        <w:annotationRef/>
      </w:r>
      <w:r>
        <w:t>l</w:t>
      </w:r>
      <w:r w:rsidR="000D5466">
        <w:t xml:space="preserve">ast pathway in Fig. 3A: </w:t>
      </w:r>
      <w:r w:rsidR="000D5466" w:rsidRPr="000D5466">
        <w:t>γ-glutamyl cycle</w:t>
      </w:r>
    </w:p>
  </w:comment>
  <w:comment w:id="87" w:author="Florentin Constancias" w:date="2021-07-01T21:44:00Z" w:initials="FC">
    <w:p w14:paraId="1BC41866" w14:textId="4452ECB3" w:rsidR="008F1550" w:rsidRDefault="008F1550">
      <w:pPr>
        <w:pStyle w:val="CommentText"/>
      </w:pPr>
      <w:r>
        <w:rPr>
          <w:rStyle w:val="CommentReference"/>
        </w:rPr>
        <w:annotationRef/>
      </w:r>
      <w:r>
        <w:t>modified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A3C48B" w15:done="0"/>
  <w15:commentEx w15:paraId="4B286D78" w15:done="0"/>
  <w15:commentEx w15:paraId="1F0DE97A" w15:done="0"/>
  <w15:commentEx w15:paraId="1F7BE573" w15:paraIdParent="1F0DE97A" w15:done="0"/>
  <w15:commentEx w15:paraId="5A5F6EBB" w15:done="0"/>
  <w15:commentEx w15:paraId="47590AF3" w15:done="0"/>
  <w15:commentEx w15:paraId="597822B0" w15:done="0"/>
  <w15:commentEx w15:paraId="577AD48D" w15:paraIdParent="597822B0" w15:done="0"/>
  <w15:commentEx w15:paraId="3A875ACA" w15:done="0"/>
  <w15:commentEx w15:paraId="66987CEF" w15:done="0"/>
  <w15:commentEx w15:paraId="5A57B500" w15:done="0"/>
  <w15:commentEx w15:paraId="38C120DD" w15:done="0"/>
  <w15:commentEx w15:paraId="681E86C3" w15:paraIdParent="38C120DD" w15:done="0"/>
  <w15:commentEx w15:paraId="57DCCF48" w15:done="0"/>
  <w15:commentEx w15:paraId="79C360D3" w15:done="0"/>
  <w15:commentEx w15:paraId="185A9677" w15:done="0"/>
  <w15:commentEx w15:paraId="18669722" w15:done="0"/>
  <w15:commentEx w15:paraId="6A8341BF" w15:paraIdParent="18669722" w15:done="0"/>
  <w15:commentEx w15:paraId="0ADB9BEC" w15:done="0"/>
  <w15:commentEx w15:paraId="2979F72E" w15:paraIdParent="0ADB9BEC" w15:done="0"/>
  <w15:commentEx w15:paraId="3E3E6283" w15:done="0"/>
  <w15:commentEx w15:paraId="3EEECF04" w15:paraIdParent="3E3E6283" w15:done="0"/>
  <w15:commentEx w15:paraId="41D2748D" w15:done="0"/>
  <w15:commentEx w15:paraId="27624CF2" w15:paraIdParent="41D2748D" w15:done="0"/>
  <w15:commentEx w15:paraId="0295E7C6" w15:done="0"/>
  <w15:commentEx w15:paraId="3FF19C4A" w15:done="0"/>
  <w15:commentEx w15:paraId="72B0A779" w15:done="0"/>
  <w15:commentEx w15:paraId="6F946338" w15:paraIdParent="72B0A779" w15:done="0"/>
  <w15:commentEx w15:paraId="455F99E1" w15:done="0"/>
  <w15:commentEx w15:paraId="22D3031B" w15:paraIdParent="455F99E1" w15:done="0"/>
  <w15:commentEx w15:paraId="11707593" w15:done="0"/>
  <w15:commentEx w15:paraId="75123740" w15:paraIdParent="11707593" w15:done="0"/>
  <w15:commentEx w15:paraId="50A176AB" w15:done="0"/>
  <w15:commentEx w15:paraId="52764237" w15:done="0"/>
  <w15:commentEx w15:paraId="2356DD59" w15:done="0"/>
  <w15:commentEx w15:paraId="6B2B90D2" w15:done="0"/>
  <w15:commentEx w15:paraId="1BC41866" w15:paraIdParent="6B2B90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7FBFE" w16cex:dateUtc="2021-07-01T06:31:00Z"/>
  <w16cex:commentExtensible w16cex:durableId="2488B7F0" w16cex:dateUtc="2021-07-01T19:53:00Z"/>
  <w16cex:commentExtensible w16cex:durableId="2488BBFF" w16cex:dateUtc="2021-07-01T20:11:00Z"/>
  <w16cex:commentExtensible w16cex:durableId="2488B26E" w16cex:dateUtc="2021-07-01T19:30:00Z"/>
  <w16cex:commentExtensible w16cex:durableId="2488B343" w16cex:dateUtc="2021-07-01T19:33:00Z"/>
  <w16cex:commentExtensible w16cex:durableId="2488B3A0" w16cex:dateUtc="2021-07-01T19:35:00Z"/>
  <w16cex:commentExtensible w16cex:durableId="2488B3E1" w16cex:dateUtc="2021-07-01T19:36:00Z"/>
  <w16cex:commentExtensible w16cex:durableId="2488B40B" w16cex:dateUtc="2021-07-01T19:37:00Z"/>
  <w16cex:commentExtensible w16cex:durableId="2488B424" w16cex:dateUtc="2021-07-01T19:37:00Z"/>
  <w16cex:commentExtensible w16cex:durableId="2488B44B" w16cex:dateUtc="2021-07-01T19:38:00Z"/>
  <w16cex:commentExtensible w16cex:durableId="2488B45E" w16cex:dateUtc="2021-07-01T19:38:00Z"/>
  <w16cex:commentExtensible w16cex:durableId="2488B5D4" w16cex:dateUtc="2021-07-01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A3C48B" w16cid:durableId="2487FB9C"/>
  <w16cid:commentId w16cid:paraId="4B286D78" w16cid:durableId="2487FB9D"/>
  <w16cid:commentId w16cid:paraId="1F0DE97A" w16cid:durableId="2487FB9E"/>
  <w16cid:commentId w16cid:paraId="1F7BE573" w16cid:durableId="2487FBFE"/>
  <w16cid:commentId w16cid:paraId="5A5F6EBB" w16cid:durableId="2487FB9F"/>
  <w16cid:commentId w16cid:paraId="47590AF3" w16cid:durableId="2487FBA0"/>
  <w16cid:commentId w16cid:paraId="597822B0" w16cid:durableId="2487FBA1"/>
  <w16cid:commentId w16cid:paraId="577AD48D" w16cid:durableId="2488B7F0"/>
  <w16cid:commentId w16cid:paraId="3A875ACA" w16cid:durableId="2487FBA2"/>
  <w16cid:commentId w16cid:paraId="66987CEF" w16cid:durableId="2487FBA3"/>
  <w16cid:commentId w16cid:paraId="5A57B500" w16cid:durableId="2487FBA4"/>
  <w16cid:commentId w16cid:paraId="38C120DD" w16cid:durableId="2487FBA5"/>
  <w16cid:commentId w16cid:paraId="681E86C3" w16cid:durableId="2488BBFF"/>
  <w16cid:commentId w16cid:paraId="57DCCF48" w16cid:durableId="2487FBA6"/>
  <w16cid:commentId w16cid:paraId="79C360D3" w16cid:durableId="2487FBA7"/>
  <w16cid:commentId w16cid:paraId="185A9677" w16cid:durableId="2487FBA8"/>
  <w16cid:commentId w16cid:paraId="18669722" w16cid:durableId="2487FBA9"/>
  <w16cid:commentId w16cid:paraId="6A8341BF" w16cid:durableId="2488B26E"/>
  <w16cid:commentId w16cid:paraId="0ADB9BEC" w16cid:durableId="2487FBAA"/>
  <w16cid:commentId w16cid:paraId="2979F72E" w16cid:durableId="2488B343"/>
  <w16cid:commentId w16cid:paraId="3E3E6283" w16cid:durableId="2487FBAB"/>
  <w16cid:commentId w16cid:paraId="3EEECF04" w16cid:durableId="2488B3A0"/>
  <w16cid:commentId w16cid:paraId="41D2748D" w16cid:durableId="2487FBAC"/>
  <w16cid:commentId w16cid:paraId="27624CF2" w16cid:durableId="2488B3E1"/>
  <w16cid:commentId w16cid:paraId="0295E7C6" w16cid:durableId="2488B40B"/>
  <w16cid:commentId w16cid:paraId="3FF19C4A" w16cid:durableId="2487FBAD"/>
  <w16cid:commentId w16cid:paraId="72B0A779" w16cid:durableId="2487FBAE"/>
  <w16cid:commentId w16cid:paraId="6F946338" w16cid:durableId="2488B424"/>
  <w16cid:commentId w16cid:paraId="455F99E1" w16cid:durableId="2487FBAF"/>
  <w16cid:commentId w16cid:paraId="22D3031B" w16cid:durableId="2488B44B"/>
  <w16cid:commentId w16cid:paraId="11707593" w16cid:durableId="2487FBB0"/>
  <w16cid:commentId w16cid:paraId="75123740" w16cid:durableId="2488B45E"/>
  <w16cid:commentId w16cid:paraId="50A176AB" w16cid:durableId="2487FBB1"/>
  <w16cid:commentId w16cid:paraId="52764237" w16cid:durableId="2487FBB2"/>
  <w16cid:commentId w16cid:paraId="2356DD59" w16cid:durableId="2487FBB3"/>
  <w16cid:commentId w16cid:paraId="6B2B90D2" w16cid:durableId="2487FBB4"/>
  <w16cid:commentId w16cid:paraId="1BC41866" w16cid:durableId="2488B5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974DF" w14:textId="77777777" w:rsidR="00E61028" w:rsidRDefault="00E61028" w:rsidP="007F0012">
      <w:pPr>
        <w:spacing w:after="0" w:line="240" w:lineRule="auto"/>
      </w:pPr>
      <w:r>
        <w:separator/>
      </w:r>
    </w:p>
  </w:endnote>
  <w:endnote w:type="continuationSeparator" w:id="0">
    <w:p w14:paraId="61B465F9" w14:textId="77777777" w:rsidR="00E61028" w:rsidRDefault="00E61028" w:rsidP="007F0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
    <w:altName w:val="Calibri"/>
    <w:panose1 w:val="020B0604020202020204"/>
    <w:charset w:val="00"/>
    <w:family w:val="auto"/>
    <w:pitch w:val="variable"/>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3314674"/>
      <w:docPartObj>
        <w:docPartGallery w:val="Page Numbers (Bottom of Page)"/>
        <w:docPartUnique/>
      </w:docPartObj>
    </w:sdtPr>
    <w:sdtEndPr>
      <w:rPr>
        <w:noProof/>
      </w:rPr>
    </w:sdtEndPr>
    <w:sdtContent>
      <w:p w14:paraId="6BCC7A39" w14:textId="418EAD2D" w:rsidR="00DA2DDF" w:rsidRDefault="00DA2DDF">
        <w:pPr>
          <w:pStyle w:val="Footer"/>
          <w:jc w:val="right"/>
        </w:pPr>
        <w:r>
          <w:fldChar w:fldCharType="begin"/>
        </w:r>
        <w:r>
          <w:instrText xml:space="preserve"> PAGE   \* MERGEFORMAT </w:instrText>
        </w:r>
        <w:r>
          <w:fldChar w:fldCharType="separate"/>
        </w:r>
        <w:r w:rsidR="001114F9">
          <w:rPr>
            <w:noProof/>
          </w:rPr>
          <w:t>4</w:t>
        </w:r>
        <w:r>
          <w:rPr>
            <w:noProof/>
          </w:rPr>
          <w:fldChar w:fldCharType="end"/>
        </w:r>
      </w:p>
    </w:sdtContent>
  </w:sdt>
  <w:p w14:paraId="1E79C4A3" w14:textId="77777777" w:rsidR="00DA2DDF" w:rsidRDefault="00DA2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0FC302" w14:textId="77777777" w:rsidR="00E61028" w:rsidRDefault="00E61028" w:rsidP="007F0012">
      <w:pPr>
        <w:spacing w:after="0" w:line="240" w:lineRule="auto"/>
      </w:pPr>
      <w:r>
        <w:separator/>
      </w:r>
    </w:p>
  </w:footnote>
  <w:footnote w:type="continuationSeparator" w:id="0">
    <w:p w14:paraId="3C8C5E6B" w14:textId="77777777" w:rsidR="00E61028" w:rsidRDefault="00E61028" w:rsidP="007F0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EC8EBBA2"/>
    <w:lvl w:ilvl="0">
      <w:start w:val="1"/>
      <w:numFmt w:val="decimal"/>
      <w:pStyle w:val="ListNumber"/>
      <w:lvlText w:val="%1."/>
      <w:lvlJc w:val="left"/>
      <w:pPr>
        <w:tabs>
          <w:tab w:val="num" w:pos="360"/>
        </w:tabs>
        <w:ind w:left="360" w:hanging="360"/>
      </w:pPr>
    </w:lvl>
  </w:abstractNum>
  <w:abstractNum w:abstractNumId="1" w15:restartNumberingAfterBreak="0">
    <w:nsid w:val="5C130483"/>
    <w:multiLevelType w:val="hybridMultilevel"/>
    <w:tmpl w:val="F2EE3834"/>
    <w:lvl w:ilvl="0" w:tplc="C3F293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Midjord-Belstrøm">
    <w15:presenceInfo w15:providerId="AD" w15:userId="S-1-5-21-2998415252-1569653387-2273806867-13654"/>
  </w15:person>
  <w15:person w15:author="Christiane Elisabeth Sørensen">
    <w15:presenceInfo w15:providerId="AD" w15:userId="S-1-5-21-2998415252-1569653387-2273806867-161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F2D"/>
    <w:rsid w:val="0000366E"/>
    <w:rsid w:val="00013B00"/>
    <w:rsid w:val="00014A7B"/>
    <w:rsid w:val="000229FF"/>
    <w:rsid w:val="00032AA5"/>
    <w:rsid w:val="00035492"/>
    <w:rsid w:val="000423A6"/>
    <w:rsid w:val="0005401C"/>
    <w:rsid w:val="00056955"/>
    <w:rsid w:val="00057868"/>
    <w:rsid w:val="000643DE"/>
    <w:rsid w:val="00067DDB"/>
    <w:rsid w:val="000834C1"/>
    <w:rsid w:val="00087FC1"/>
    <w:rsid w:val="00094BC3"/>
    <w:rsid w:val="00095A8A"/>
    <w:rsid w:val="000B2E40"/>
    <w:rsid w:val="000B5ADB"/>
    <w:rsid w:val="000B5AE5"/>
    <w:rsid w:val="000C2C1C"/>
    <w:rsid w:val="000C60E4"/>
    <w:rsid w:val="000C679C"/>
    <w:rsid w:val="000D20CF"/>
    <w:rsid w:val="000D2DB1"/>
    <w:rsid w:val="000D47CC"/>
    <w:rsid w:val="000D5212"/>
    <w:rsid w:val="000D5466"/>
    <w:rsid w:val="000D5896"/>
    <w:rsid w:val="000D7C0B"/>
    <w:rsid w:val="000D7FF3"/>
    <w:rsid w:val="000E3891"/>
    <w:rsid w:val="00101117"/>
    <w:rsid w:val="00104EF7"/>
    <w:rsid w:val="001110EF"/>
    <w:rsid w:val="001114F9"/>
    <w:rsid w:val="00117D1F"/>
    <w:rsid w:val="001244CD"/>
    <w:rsid w:val="0012495C"/>
    <w:rsid w:val="00126189"/>
    <w:rsid w:val="00130879"/>
    <w:rsid w:val="001328E0"/>
    <w:rsid w:val="00137EF5"/>
    <w:rsid w:val="0016620C"/>
    <w:rsid w:val="001705BE"/>
    <w:rsid w:val="00171348"/>
    <w:rsid w:val="00184E02"/>
    <w:rsid w:val="00184F1F"/>
    <w:rsid w:val="00190795"/>
    <w:rsid w:val="00196147"/>
    <w:rsid w:val="001B3662"/>
    <w:rsid w:val="001C241A"/>
    <w:rsid w:val="001C549D"/>
    <w:rsid w:val="001D3908"/>
    <w:rsid w:val="001D49F3"/>
    <w:rsid w:val="001E2483"/>
    <w:rsid w:val="001E77D3"/>
    <w:rsid w:val="001F1C8E"/>
    <w:rsid w:val="001F61C9"/>
    <w:rsid w:val="001F64A8"/>
    <w:rsid w:val="00212FD1"/>
    <w:rsid w:val="00213E57"/>
    <w:rsid w:val="002156E9"/>
    <w:rsid w:val="0021622C"/>
    <w:rsid w:val="0023732A"/>
    <w:rsid w:val="002465F2"/>
    <w:rsid w:val="00251536"/>
    <w:rsid w:val="00255219"/>
    <w:rsid w:val="002620F5"/>
    <w:rsid w:val="0027502D"/>
    <w:rsid w:val="002829EF"/>
    <w:rsid w:val="00296E96"/>
    <w:rsid w:val="002B1512"/>
    <w:rsid w:val="002B5939"/>
    <w:rsid w:val="002C2B56"/>
    <w:rsid w:val="002C5DA9"/>
    <w:rsid w:val="002D0ACF"/>
    <w:rsid w:val="002D1602"/>
    <w:rsid w:val="002D4D2B"/>
    <w:rsid w:val="002E76F1"/>
    <w:rsid w:val="003107FD"/>
    <w:rsid w:val="00311F3F"/>
    <w:rsid w:val="00325856"/>
    <w:rsid w:val="00340AD6"/>
    <w:rsid w:val="00341B92"/>
    <w:rsid w:val="00345D02"/>
    <w:rsid w:val="00354444"/>
    <w:rsid w:val="003558E1"/>
    <w:rsid w:val="00363554"/>
    <w:rsid w:val="00365952"/>
    <w:rsid w:val="00365F71"/>
    <w:rsid w:val="00380AF9"/>
    <w:rsid w:val="00383175"/>
    <w:rsid w:val="00394D00"/>
    <w:rsid w:val="003966FE"/>
    <w:rsid w:val="003A7DA9"/>
    <w:rsid w:val="003B2294"/>
    <w:rsid w:val="003B27AD"/>
    <w:rsid w:val="003B76BF"/>
    <w:rsid w:val="003C2973"/>
    <w:rsid w:val="003D054B"/>
    <w:rsid w:val="003D0F85"/>
    <w:rsid w:val="003D79E4"/>
    <w:rsid w:val="003D7D2F"/>
    <w:rsid w:val="003F30B8"/>
    <w:rsid w:val="003F7CE3"/>
    <w:rsid w:val="00402E9F"/>
    <w:rsid w:val="00407000"/>
    <w:rsid w:val="00412E1D"/>
    <w:rsid w:val="0042114F"/>
    <w:rsid w:val="00432C3B"/>
    <w:rsid w:val="00435A2F"/>
    <w:rsid w:val="0043797B"/>
    <w:rsid w:val="004414AC"/>
    <w:rsid w:val="00444AE2"/>
    <w:rsid w:val="00454CD4"/>
    <w:rsid w:val="00456E3B"/>
    <w:rsid w:val="00467521"/>
    <w:rsid w:val="00470C5A"/>
    <w:rsid w:val="004720E1"/>
    <w:rsid w:val="0047378F"/>
    <w:rsid w:val="00474165"/>
    <w:rsid w:val="00484B18"/>
    <w:rsid w:val="004874EC"/>
    <w:rsid w:val="00490D2E"/>
    <w:rsid w:val="004B4E28"/>
    <w:rsid w:val="004B5168"/>
    <w:rsid w:val="004B7BDA"/>
    <w:rsid w:val="004C2ACA"/>
    <w:rsid w:val="004D7546"/>
    <w:rsid w:val="004D78C1"/>
    <w:rsid w:val="004E1E9B"/>
    <w:rsid w:val="004E5F7D"/>
    <w:rsid w:val="004F650F"/>
    <w:rsid w:val="004F77DE"/>
    <w:rsid w:val="005021F7"/>
    <w:rsid w:val="0050528C"/>
    <w:rsid w:val="005108BC"/>
    <w:rsid w:val="00512D1D"/>
    <w:rsid w:val="0051516F"/>
    <w:rsid w:val="00521BDD"/>
    <w:rsid w:val="005340DF"/>
    <w:rsid w:val="005403A1"/>
    <w:rsid w:val="00547684"/>
    <w:rsid w:val="00553661"/>
    <w:rsid w:val="00553921"/>
    <w:rsid w:val="00556D2E"/>
    <w:rsid w:val="00572FEB"/>
    <w:rsid w:val="00582CB0"/>
    <w:rsid w:val="0059681A"/>
    <w:rsid w:val="005975C2"/>
    <w:rsid w:val="005B1671"/>
    <w:rsid w:val="005C3E9B"/>
    <w:rsid w:val="005C78C6"/>
    <w:rsid w:val="005D3EFF"/>
    <w:rsid w:val="005E09E4"/>
    <w:rsid w:val="005F0620"/>
    <w:rsid w:val="005F7F44"/>
    <w:rsid w:val="00607785"/>
    <w:rsid w:val="0061559A"/>
    <w:rsid w:val="0062156E"/>
    <w:rsid w:val="0062799C"/>
    <w:rsid w:val="00631515"/>
    <w:rsid w:val="00632A3E"/>
    <w:rsid w:val="00643841"/>
    <w:rsid w:val="00651368"/>
    <w:rsid w:val="006535EE"/>
    <w:rsid w:val="00653746"/>
    <w:rsid w:val="00662688"/>
    <w:rsid w:val="00665FF6"/>
    <w:rsid w:val="00673E0F"/>
    <w:rsid w:val="00675128"/>
    <w:rsid w:val="00683511"/>
    <w:rsid w:val="006A1931"/>
    <w:rsid w:val="006A6FF2"/>
    <w:rsid w:val="006B3538"/>
    <w:rsid w:val="006B45A9"/>
    <w:rsid w:val="006C4350"/>
    <w:rsid w:val="006E594D"/>
    <w:rsid w:val="006F52D6"/>
    <w:rsid w:val="00704216"/>
    <w:rsid w:val="00712295"/>
    <w:rsid w:val="00722E34"/>
    <w:rsid w:val="00730BB7"/>
    <w:rsid w:val="0073291F"/>
    <w:rsid w:val="00745F53"/>
    <w:rsid w:val="00755BEF"/>
    <w:rsid w:val="00772FD6"/>
    <w:rsid w:val="007759CF"/>
    <w:rsid w:val="00776BAE"/>
    <w:rsid w:val="00780BDF"/>
    <w:rsid w:val="00783139"/>
    <w:rsid w:val="007856F5"/>
    <w:rsid w:val="00796B6D"/>
    <w:rsid w:val="007A169D"/>
    <w:rsid w:val="007A7C99"/>
    <w:rsid w:val="007C13F7"/>
    <w:rsid w:val="007D03E7"/>
    <w:rsid w:val="007F0012"/>
    <w:rsid w:val="007F75B2"/>
    <w:rsid w:val="008019B0"/>
    <w:rsid w:val="008108AA"/>
    <w:rsid w:val="008348C1"/>
    <w:rsid w:val="00836751"/>
    <w:rsid w:val="00854504"/>
    <w:rsid w:val="00865226"/>
    <w:rsid w:val="00897F62"/>
    <w:rsid w:val="008A0E7B"/>
    <w:rsid w:val="008B01E0"/>
    <w:rsid w:val="008B0991"/>
    <w:rsid w:val="008B658F"/>
    <w:rsid w:val="008B71FF"/>
    <w:rsid w:val="008C05E6"/>
    <w:rsid w:val="008C09BE"/>
    <w:rsid w:val="008C24B7"/>
    <w:rsid w:val="008C57CA"/>
    <w:rsid w:val="008C596E"/>
    <w:rsid w:val="008F1550"/>
    <w:rsid w:val="0091541C"/>
    <w:rsid w:val="00931ED7"/>
    <w:rsid w:val="00935AB1"/>
    <w:rsid w:val="0094347E"/>
    <w:rsid w:val="009448B4"/>
    <w:rsid w:val="0095141B"/>
    <w:rsid w:val="00955EDD"/>
    <w:rsid w:val="00962051"/>
    <w:rsid w:val="00963167"/>
    <w:rsid w:val="00964FE7"/>
    <w:rsid w:val="00965977"/>
    <w:rsid w:val="00975A64"/>
    <w:rsid w:val="00975A72"/>
    <w:rsid w:val="0098362B"/>
    <w:rsid w:val="00986376"/>
    <w:rsid w:val="0098752C"/>
    <w:rsid w:val="00992D85"/>
    <w:rsid w:val="00996ED6"/>
    <w:rsid w:val="009A060C"/>
    <w:rsid w:val="009A4DD5"/>
    <w:rsid w:val="009B69F9"/>
    <w:rsid w:val="009C1F2D"/>
    <w:rsid w:val="009C4047"/>
    <w:rsid w:val="009C7AAA"/>
    <w:rsid w:val="009E0143"/>
    <w:rsid w:val="009E084B"/>
    <w:rsid w:val="009E5AF9"/>
    <w:rsid w:val="009F37E9"/>
    <w:rsid w:val="00A06D8F"/>
    <w:rsid w:val="00A21FD6"/>
    <w:rsid w:val="00A32D4E"/>
    <w:rsid w:val="00A34676"/>
    <w:rsid w:val="00A412FA"/>
    <w:rsid w:val="00A437B3"/>
    <w:rsid w:val="00A43A05"/>
    <w:rsid w:val="00A46CCE"/>
    <w:rsid w:val="00A5386E"/>
    <w:rsid w:val="00A55B38"/>
    <w:rsid w:val="00A5612B"/>
    <w:rsid w:val="00A563B4"/>
    <w:rsid w:val="00A5716E"/>
    <w:rsid w:val="00A634DC"/>
    <w:rsid w:val="00A66583"/>
    <w:rsid w:val="00A8183E"/>
    <w:rsid w:val="00A840C0"/>
    <w:rsid w:val="00A949AA"/>
    <w:rsid w:val="00AA1DF9"/>
    <w:rsid w:val="00AA756A"/>
    <w:rsid w:val="00AB71D9"/>
    <w:rsid w:val="00AC05FA"/>
    <w:rsid w:val="00AD7F97"/>
    <w:rsid w:val="00B13FED"/>
    <w:rsid w:val="00B278A9"/>
    <w:rsid w:val="00B313AE"/>
    <w:rsid w:val="00B56049"/>
    <w:rsid w:val="00B64368"/>
    <w:rsid w:val="00B719A3"/>
    <w:rsid w:val="00B737CA"/>
    <w:rsid w:val="00B825B4"/>
    <w:rsid w:val="00B87A2A"/>
    <w:rsid w:val="00B97CD3"/>
    <w:rsid w:val="00BA466D"/>
    <w:rsid w:val="00BA4986"/>
    <w:rsid w:val="00BA6E6E"/>
    <w:rsid w:val="00BB0636"/>
    <w:rsid w:val="00BB3192"/>
    <w:rsid w:val="00BB3963"/>
    <w:rsid w:val="00BB6513"/>
    <w:rsid w:val="00BD1785"/>
    <w:rsid w:val="00BD740D"/>
    <w:rsid w:val="00BE092E"/>
    <w:rsid w:val="00BE0F0C"/>
    <w:rsid w:val="00BE2DC5"/>
    <w:rsid w:val="00BE4D83"/>
    <w:rsid w:val="00C04EFB"/>
    <w:rsid w:val="00C119CB"/>
    <w:rsid w:val="00C14625"/>
    <w:rsid w:val="00C14AAA"/>
    <w:rsid w:val="00C25D82"/>
    <w:rsid w:val="00C320BA"/>
    <w:rsid w:val="00C37E36"/>
    <w:rsid w:val="00C44383"/>
    <w:rsid w:val="00C51445"/>
    <w:rsid w:val="00C60127"/>
    <w:rsid w:val="00C63846"/>
    <w:rsid w:val="00C70240"/>
    <w:rsid w:val="00C74FAE"/>
    <w:rsid w:val="00C80AFA"/>
    <w:rsid w:val="00CA02B2"/>
    <w:rsid w:val="00CA4483"/>
    <w:rsid w:val="00CB20FD"/>
    <w:rsid w:val="00CB3EA3"/>
    <w:rsid w:val="00CC3653"/>
    <w:rsid w:val="00CE2544"/>
    <w:rsid w:val="00CF0749"/>
    <w:rsid w:val="00CF0A39"/>
    <w:rsid w:val="00CF1309"/>
    <w:rsid w:val="00CF1511"/>
    <w:rsid w:val="00CF1E54"/>
    <w:rsid w:val="00CF2AB7"/>
    <w:rsid w:val="00D00A15"/>
    <w:rsid w:val="00D02AFD"/>
    <w:rsid w:val="00D02B69"/>
    <w:rsid w:val="00D06734"/>
    <w:rsid w:val="00D36960"/>
    <w:rsid w:val="00D37FB4"/>
    <w:rsid w:val="00D40D02"/>
    <w:rsid w:val="00D447B7"/>
    <w:rsid w:val="00D45109"/>
    <w:rsid w:val="00D5232B"/>
    <w:rsid w:val="00D53C6B"/>
    <w:rsid w:val="00D60D38"/>
    <w:rsid w:val="00D6357C"/>
    <w:rsid w:val="00D64EDA"/>
    <w:rsid w:val="00D674B4"/>
    <w:rsid w:val="00D760E1"/>
    <w:rsid w:val="00D82928"/>
    <w:rsid w:val="00D83260"/>
    <w:rsid w:val="00D840C6"/>
    <w:rsid w:val="00D96B72"/>
    <w:rsid w:val="00DA2DDF"/>
    <w:rsid w:val="00DA4266"/>
    <w:rsid w:val="00DA5615"/>
    <w:rsid w:val="00DA5A34"/>
    <w:rsid w:val="00DC0194"/>
    <w:rsid w:val="00DC1673"/>
    <w:rsid w:val="00DC508A"/>
    <w:rsid w:val="00DD2B8D"/>
    <w:rsid w:val="00E10F76"/>
    <w:rsid w:val="00E13FB0"/>
    <w:rsid w:val="00E16095"/>
    <w:rsid w:val="00E23CE5"/>
    <w:rsid w:val="00E30D7D"/>
    <w:rsid w:val="00E3492E"/>
    <w:rsid w:val="00E42204"/>
    <w:rsid w:val="00E42FC2"/>
    <w:rsid w:val="00E43146"/>
    <w:rsid w:val="00E61028"/>
    <w:rsid w:val="00E630A0"/>
    <w:rsid w:val="00E65E73"/>
    <w:rsid w:val="00E730F8"/>
    <w:rsid w:val="00E76979"/>
    <w:rsid w:val="00E8300D"/>
    <w:rsid w:val="00EA2F97"/>
    <w:rsid w:val="00EA393E"/>
    <w:rsid w:val="00EA3C1B"/>
    <w:rsid w:val="00EC3BFC"/>
    <w:rsid w:val="00ED56CA"/>
    <w:rsid w:val="00ED74A2"/>
    <w:rsid w:val="00EE72DF"/>
    <w:rsid w:val="00EF56D2"/>
    <w:rsid w:val="00F00A01"/>
    <w:rsid w:val="00F147D9"/>
    <w:rsid w:val="00F207FF"/>
    <w:rsid w:val="00F22B3B"/>
    <w:rsid w:val="00F26518"/>
    <w:rsid w:val="00F26BF2"/>
    <w:rsid w:val="00F27C9D"/>
    <w:rsid w:val="00F428FB"/>
    <w:rsid w:val="00F43058"/>
    <w:rsid w:val="00F436A6"/>
    <w:rsid w:val="00F51D8B"/>
    <w:rsid w:val="00F52A74"/>
    <w:rsid w:val="00F60468"/>
    <w:rsid w:val="00F700B7"/>
    <w:rsid w:val="00F7253B"/>
    <w:rsid w:val="00F871A4"/>
    <w:rsid w:val="00FA2B0A"/>
    <w:rsid w:val="00FA55AE"/>
    <w:rsid w:val="00FB71B2"/>
    <w:rsid w:val="00FC790E"/>
    <w:rsid w:val="00FF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6FBDD"/>
  <w15:docId w15:val="{87700C6D-836E-3040-9B90-9D74F6F51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108BC"/>
    <w:pPr>
      <w:suppressAutoHyphens/>
      <w:autoSpaceDN w:val="0"/>
      <w:spacing w:after="200" w:line="276" w:lineRule="auto"/>
      <w:textAlignment w:val="baseline"/>
    </w:pPr>
    <w:rPr>
      <w:rFonts w:ascii="Calibri" w:eastAsia="Calibri" w:hAnsi="Calibri" w:cs="F"/>
      <w:lang w:val="da-DK"/>
    </w:rPr>
  </w:style>
  <w:style w:type="character" w:customStyle="1" w:styleId="LienInternet">
    <w:name w:val="Lien Internet"/>
    <w:basedOn w:val="DefaultParagraphFont"/>
    <w:rsid w:val="005108BC"/>
    <w:rPr>
      <w:color w:val="0000FF"/>
      <w:u w:val="single"/>
    </w:rPr>
  </w:style>
  <w:style w:type="paragraph" w:styleId="Header">
    <w:name w:val="header"/>
    <w:basedOn w:val="Normal"/>
    <w:link w:val="HeaderChar"/>
    <w:uiPriority w:val="99"/>
    <w:unhideWhenUsed/>
    <w:rsid w:val="007F0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012"/>
  </w:style>
  <w:style w:type="paragraph" w:styleId="Footer">
    <w:name w:val="footer"/>
    <w:basedOn w:val="Normal"/>
    <w:link w:val="FooterChar"/>
    <w:uiPriority w:val="99"/>
    <w:unhideWhenUsed/>
    <w:rsid w:val="007F0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012"/>
  </w:style>
  <w:style w:type="character" w:styleId="CommentReference">
    <w:name w:val="annotation reference"/>
    <w:basedOn w:val="DefaultParagraphFont"/>
    <w:uiPriority w:val="99"/>
    <w:semiHidden/>
    <w:unhideWhenUsed/>
    <w:rsid w:val="00D02B69"/>
    <w:rPr>
      <w:sz w:val="16"/>
      <w:szCs w:val="16"/>
    </w:rPr>
  </w:style>
  <w:style w:type="paragraph" w:styleId="CommentText">
    <w:name w:val="annotation text"/>
    <w:basedOn w:val="Normal"/>
    <w:link w:val="CommentTextChar"/>
    <w:uiPriority w:val="99"/>
    <w:unhideWhenUsed/>
    <w:rsid w:val="00D02B69"/>
    <w:pPr>
      <w:spacing w:line="240" w:lineRule="auto"/>
    </w:pPr>
    <w:rPr>
      <w:sz w:val="20"/>
      <w:szCs w:val="20"/>
    </w:rPr>
  </w:style>
  <w:style w:type="character" w:customStyle="1" w:styleId="CommentTextChar">
    <w:name w:val="Comment Text Char"/>
    <w:basedOn w:val="DefaultParagraphFont"/>
    <w:link w:val="CommentText"/>
    <w:uiPriority w:val="99"/>
    <w:rsid w:val="00D02B69"/>
    <w:rPr>
      <w:sz w:val="20"/>
      <w:szCs w:val="20"/>
    </w:rPr>
  </w:style>
  <w:style w:type="paragraph" w:styleId="CommentSubject">
    <w:name w:val="annotation subject"/>
    <w:basedOn w:val="CommentText"/>
    <w:next w:val="CommentText"/>
    <w:link w:val="CommentSubjectChar"/>
    <w:uiPriority w:val="99"/>
    <w:semiHidden/>
    <w:unhideWhenUsed/>
    <w:rsid w:val="00D02B69"/>
    <w:rPr>
      <w:b/>
      <w:bCs/>
    </w:rPr>
  </w:style>
  <w:style w:type="character" w:customStyle="1" w:styleId="CommentSubjectChar">
    <w:name w:val="Comment Subject Char"/>
    <w:basedOn w:val="CommentTextChar"/>
    <w:link w:val="CommentSubject"/>
    <w:uiPriority w:val="99"/>
    <w:semiHidden/>
    <w:rsid w:val="00D02B69"/>
    <w:rPr>
      <w:b/>
      <w:bCs/>
      <w:sz w:val="20"/>
      <w:szCs w:val="20"/>
    </w:rPr>
  </w:style>
  <w:style w:type="paragraph" w:styleId="BalloonText">
    <w:name w:val="Balloon Text"/>
    <w:basedOn w:val="Normal"/>
    <w:link w:val="BalloonTextChar"/>
    <w:uiPriority w:val="99"/>
    <w:semiHidden/>
    <w:unhideWhenUsed/>
    <w:rsid w:val="00D02B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B69"/>
    <w:rPr>
      <w:rFonts w:ascii="Segoe UI" w:hAnsi="Segoe UI" w:cs="Segoe UI"/>
      <w:sz w:val="18"/>
      <w:szCs w:val="18"/>
    </w:rPr>
  </w:style>
  <w:style w:type="character" w:styleId="Hyperlink">
    <w:name w:val="Hyperlink"/>
    <w:basedOn w:val="DefaultParagraphFont"/>
    <w:uiPriority w:val="99"/>
    <w:unhideWhenUsed/>
    <w:rsid w:val="005F7F44"/>
    <w:rPr>
      <w:color w:val="0563C1" w:themeColor="hyperlink"/>
      <w:u w:val="single"/>
    </w:rPr>
  </w:style>
  <w:style w:type="paragraph" w:styleId="NormalWeb">
    <w:name w:val="Normal (Web)"/>
    <w:basedOn w:val="Standard"/>
    <w:rsid w:val="00CF1511"/>
    <w:pPr>
      <w:spacing w:before="280" w:after="280" w:line="240" w:lineRule="auto"/>
    </w:pPr>
    <w:rPr>
      <w:rFonts w:ascii="Times New Roman" w:eastAsia="Times New Roman" w:hAnsi="Times New Roman" w:cs="Times New Roman"/>
      <w:sz w:val="24"/>
      <w:szCs w:val="24"/>
      <w:lang w:val="en-US" w:eastAsia="en-GB"/>
    </w:rPr>
  </w:style>
  <w:style w:type="character" w:customStyle="1" w:styleId="accession">
    <w:name w:val="accession"/>
    <w:basedOn w:val="DefaultParagraphFont"/>
    <w:rsid w:val="000834C1"/>
  </w:style>
  <w:style w:type="paragraph" w:styleId="Revision">
    <w:name w:val="Revision"/>
    <w:hidden/>
    <w:uiPriority w:val="99"/>
    <w:semiHidden/>
    <w:rsid w:val="000C679C"/>
    <w:pPr>
      <w:spacing w:after="0" w:line="240" w:lineRule="auto"/>
    </w:pPr>
  </w:style>
  <w:style w:type="paragraph" w:styleId="ListNumber">
    <w:name w:val="List Number"/>
    <w:basedOn w:val="Normal"/>
    <w:uiPriority w:val="99"/>
    <w:unhideWhenUsed/>
    <w:rsid w:val="00653746"/>
    <w:pPr>
      <w:numPr>
        <w:numId w:val="1"/>
      </w:numPr>
      <w:contextualSpacing/>
    </w:pPr>
  </w:style>
  <w:style w:type="character" w:styleId="Emphasis">
    <w:name w:val="Emphasis"/>
    <w:basedOn w:val="DefaultParagraphFont"/>
    <w:uiPriority w:val="20"/>
    <w:qFormat/>
    <w:rsid w:val="00673E0F"/>
    <w:rPr>
      <w:i/>
      <w:iCs/>
    </w:rPr>
  </w:style>
  <w:style w:type="character" w:styleId="UnresolvedMention">
    <w:name w:val="Unresolved Mention"/>
    <w:basedOn w:val="DefaultParagraphFont"/>
    <w:uiPriority w:val="99"/>
    <w:semiHidden/>
    <w:unhideWhenUsed/>
    <w:rsid w:val="00C04EFB"/>
    <w:rPr>
      <w:color w:val="605E5C"/>
      <w:shd w:val="clear" w:color="auto" w:fill="E1DFDD"/>
    </w:rPr>
  </w:style>
  <w:style w:type="character" w:styleId="FollowedHyperlink">
    <w:name w:val="FollowedHyperlink"/>
    <w:basedOn w:val="DefaultParagraphFont"/>
    <w:uiPriority w:val="99"/>
    <w:semiHidden/>
    <w:unhideWhenUsed/>
    <w:rsid w:val="00CF13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23264">
      <w:bodyDiv w:val="1"/>
      <w:marLeft w:val="0"/>
      <w:marRight w:val="0"/>
      <w:marTop w:val="0"/>
      <w:marBottom w:val="0"/>
      <w:divBdr>
        <w:top w:val="none" w:sz="0" w:space="0" w:color="auto"/>
        <w:left w:val="none" w:sz="0" w:space="0" w:color="auto"/>
        <w:bottom w:val="none" w:sz="0" w:space="0" w:color="auto"/>
        <w:right w:val="none" w:sz="0" w:space="0" w:color="auto"/>
      </w:divBdr>
    </w:div>
    <w:div w:id="455372444">
      <w:bodyDiv w:val="1"/>
      <w:marLeft w:val="0"/>
      <w:marRight w:val="0"/>
      <w:marTop w:val="0"/>
      <w:marBottom w:val="0"/>
      <w:divBdr>
        <w:top w:val="none" w:sz="0" w:space="0" w:color="auto"/>
        <w:left w:val="none" w:sz="0" w:space="0" w:color="auto"/>
        <w:bottom w:val="none" w:sz="0" w:space="0" w:color="auto"/>
        <w:right w:val="none" w:sz="0" w:space="0" w:color="auto"/>
      </w:divBdr>
    </w:div>
    <w:div w:id="584921838">
      <w:bodyDiv w:val="1"/>
      <w:marLeft w:val="0"/>
      <w:marRight w:val="0"/>
      <w:marTop w:val="0"/>
      <w:marBottom w:val="0"/>
      <w:divBdr>
        <w:top w:val="none" w:sz="0" w:space="0" w:color="auto"/>
        <w:left w:val="none" w:sz="0" w:space="0" w:color="auto"/>
        <w:bottom w:val="none" w:sz="0" w:space="0" w:color="auto"/>
        <w:right w:val="none" w:sz="0" w:space="0" w:color="auto"/>
      </w:divBdr>
    </w:div>
    <w:div w:id="687801041">
      <w:bodyDiv w:val="1"/>
      <w:marLeft w:val="0"/>
      <w:marRight w:val="0"/>
      <w:marTop w:val="0"/>
      <w:marBottom w:val="0"/>
      <w:divBdr>
        <w:top w:val="none" w:sz="0" w:space="0" w:color="auto"/>
        <w:left w:val="none" w:sz="0" w:space="0" w:color="auto"/>
        <w:bottom w:val="none" w:sz="0" w:space="0" w:color="auto"/>
        <w:right w:val="none" w:sz="0" w:space="0" w:color="auto"/>
      </w:divBdr>
    </w:div>
    <w:div w:id="860121026">
      <w:bodyDiv w:val="1"/>
      <w:marLeft w:val="0"/>
      <w:marRight w:val="0"/>
      <w:marTop w:val="0"/>
      <w:marBottom w:val="0"/>
      <w:divBdr>
        <w:top w:val="none" w:sz="0" w:space="0" w:color="auto"/>
        <w:left w:val="none" w:sz="0" w:space="0" w:color="auto"/>
        <w:bottom w:val="none" w:sz="0" w:space="0" w:color="auto"/>
        <w:right w:val="none" w:sz="0" w:space="0" w:color="auto"/>
      </w:divBdr>
    </w:div>
    <w:div w:id="1293098236">
      <w:bodyDiv w:val="1"/>
      <w:marLeft w:val="0"/>
      <w:marRight w:val="0"/>
      <w:marTop w:val="0"/>
      <w:marBottom w:val="0"/>
      <w:divBdr>
        <w:top w:val="none" w:sz="0" w:space="0" w:color="auto"/>
        <w:left w:val="none" w:sz="0" w:space="0" w:color="auto"/>
        <w:bottom w:val="none" w:sz="0" w:space="0" w:color="auto"/>
        <w:right w:val="none" w:sz="0" w:space="0" w:color="auto"/>
      </w:divBdr>
    </w:div>
    <w:div w:id="1314793047">
      <w:bodyDiv w:val="1"/>
      <w:marLeft w:val="0"/>
      <w:marRight w:val="0"/>
      <w:marTop w:val="0"/>
      <w:marBottom w:val="0"/>
      <w:divBdr>
        <w:top w:val="none" w:sz="0" w:space="0" w:color="auto"/>
        <w:left w:val="none" w:sz="0" w:space="0" w:color="auto"/>
        <w:bottom w:val="none" w:sz="0" w:space="0" w:color="auto"/>
        <w:right w:val="none" w:sz="0" w:space="0" w:color="auto"/>
      </w:divBdr>
    </w:div>
    <w:div w:id="1356690793">
      <w:bodyDiv w:val="1"/>
      <w:marLeft w:val="0"/>
      <w:marRight w:val="0"/>
      <w:marTop w:val="0"/>
      <w:marBottom w:val="0"/>
      <w:divBdr>
        <w:top w:val="none" w:sz="0" w:space="0" w:color="auto"/>
        <w:left w:val="none" w:sz="0" w:space="0" w:color="auto"/>
        <w:bottom w:val="none" w:sz="0" w:space="0" w:color="auto"/>
        <w:right w:val="none" w:sz="0" w:space="0" w:color="auto"/>
      </w:divBdr>
    </w:div>
    <w:div w:id="1745907970">
      <w:bodyDiv w:val="1"/>
      <w:marLeft w:val="0"/>
      <w:marRight w:val="0"/>
      <w:marTop w:val="0"/>
      <w:marBottom w:val="0"/>
      <w:divBdr>
        <w:top w:val="none" w:sz="0" w:space="0" w:color="auto"/>
        <w:left w:val="none" w:sz="0" w:space="0" w:color="auto"/>
        <w:bottom w:val="none" w:sz="0" w:space="0" w:color="auto"/>
        <w:right w:val="none" w:sz="0" w:space="0" w:color="auto"/>
      </w:divBdr>
    </w:div>
    <w:div w:id="199356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gforce.data-imaginist.com/reference/geom_sina.html" TargetMode="External"/><Relationship Id="rId1" Type="http://schemas.openxmlformats.org/officeDocument/2006/relationships/hyperlink" Target="https://www.ncbi.nlm.nih.gov/pmc/articles/PMC8096432/"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bel@sund.ku.dk" TargetMode="Externa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image" Target="media/image10.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E7DCB-D369-4BF5-BB1A-C60AEC893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28</Pages>
  <Words>7386</Words>
  <Characters>42104</Characters>
  <Application>Microsoft Office Word</Application>
  <DocSecurity>0</DocSecurity>
  <Lines>350</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SUND - KU</Company>
  <LinksUpToDate>false</LinksUpToDate>
  <CharactersWithSpaces>49392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Midjord-Belstrøm</dc:creator>
  <cp:lastModifiedBy>Florentin Constancias</cp:lastModifiedBy>
  <cp:revision>36</cp:revision>
  <dcterms:created xsi:type="dcterms:W3CDTF">2021-07-01T06:30:00Z</dcterms:created>
  <dcterms:modified xsi:type="dcterms:W3CDTF">2021-07-01T20:29:00Z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